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DFF07" w14:textId="77777777" w:rsidR="001831EF" w:rsidRDefault="00000000">
      <w:pPr>
        <w:spacing w:after="0" w:line="259" w:lineRule="auto"/>
        <w:jc w:val="center"/>
      </w:pPr>
      <w:r>
        <w:t xml:space="preserve">(S-0809/2026) </w:t>
      </w:r>
    </w:p>
    <w:p w14:paraId="3E1D9D8A" w14:textId="77777777" w:rsidR="001831EF" w:rsidRDefault="00000000">
      <w:pPr>
        <w:spacing w:after="0" w:line="259" w:lineRule="auto"/>
        <w:ind w:left="72" w:right="0" w:firstLine="0"/>
        <w:jc w:val="center"/>
      </w:pPr>
      <w:r>
        <w:t xml:space="preserve"> </w:t>
      </w:r>
    </w:p>
    <w:p w14:paraId="1131837D" w14:textId="77777777" w:rsidR="001831EF" w:rsidRDefault="00000000">
      <w:pPr>
        <w:spacing w:after="0" w:line="259" w:lineRule="auto"/>
        <w:ind w:right="1"/>
        <w:jc w:val="center"/>
      </w:pPr>
      <w:r>
        <w:t xml:space="preserve">PROYECTO DE LEY </w:t>
      </w:r>
    </w:p>
    <w:p w14:paraId="338E0969" w14:textId="77777777" w:rsidR="001831EF" w:rsidRDefault="00000000">
      <w:pPr>
        <w:spacing w:after="0" w:line="259" w:lineRule="auto"/>
        <w:ind w:left="72" w:right="0" w:firstLine="0"/>
        <w:jc w:val="center"/>
      </w:pPr>
      <w:r>
        <w:t xml:space="preserve"> </w:t>
      </w:r>
    </w:p>
    <w:p w14:paraId="6B0BC10E" w14:textId="77777777" w:rsidR="001831EF" w:rsidRDefault="00000000">
      <w:pPr>
        <w:ind w:left="-5" w:right="0"/>
      </w:pPr>
      <w:r>
        <w:t xml:space="preserve">El Senado y Cámara de Diputados, … </w:t>
      </w:r>
    </w:p>
    <w:p w14:paraId="3CFA33F7" w14:textId="77777777" w:rsidR="001831EF" w:rsidRDefault="00000000">
      <w:pPr>
        <w:spacing w:after="22" w:line="259" w:lineRule="auto"/>
        <w:ind w:left="0" w:right="0" w:firstLine="0"/>
        <w:jc w:val="left"/>
      </w:pPr>
      <w:r>
        <w:t xml:space="preserve"> </w:t>
      </w:r>
    </w:p>
    <w:p w14:paraId="65A86A90" w14:textId="77777777" w:rsidR="001831EF" w:rsidRDefault="00000000">
      <w:pPr>
        <w:pStyle w:val="Heading1"/>
        <w:ind w:right="6"/>
      </w:pPr>
      <w:r>
        <w:t xml:space="preserve">TÍTULO I - MARCO REGULATORIO DE LA ACTIVIDAD </w:t>
      </w:r>
    </w:p>
    <w:p w14:paraId="090CFC5E" w14:textId="77777777" w:rsidR="001831EF" w:rsidRDefault="00000000">
      <w:pPr>
        <w:spacing w:after="0" w:line="259" w:lineRule="auto"/>
        <w:ind w:left="0" w:right="0" w:firstLine="0"/>
        <w:jc w:val="left"/>
      </w:pPr>
      <w:r>
        <w:t xml:space="preserve"> </w:t>
      </w:r>
    </w:p>
    <w:p w14:paraId="523A64C2" w14:textId="7C2EF0B9" w:rsidR="001831EF" w:rsidRDefault="00000000">
      <w:pPr>
        <w:pStyle w:val="Heading2"/>
        <w:ind w:right="6"/>
      </w:pPr>
      <w:r>
        <w:t xml:space="preserve">Capítulo I </w:t>
      </w:r>
      <w:del w:id="0" w:author="HDO" w:date="2026-08-11T11:59:00Z" w16du:dateUtc="2026-08-11T14:59:00Z">
        <w:r>
          <w:delText>–</w:delText>
        </w:r>
      </w:del>
      <w:ins w:id="1" w:author="HDO" w:date="2026-08-11T11:59:00Z" w16du:dateUtc="2026-08-11T14:59:00Z">
        <w:r>
          <w:t>-</w:t>
        </w:r>
      </w:ins>
      <w:r>
        <w:t xml:space="preserve"> Objeto </w:t>
      </w:r>
    </w:p>
    <w:p w14:paraId="253852AD" w14:textId="77777777" w:rsidR="001831EF" w:rsidRDefault="00000000">
      <w:pPr>
        <w:spacing w:after="28" w:line="259" w:lineRule="auto"/>
        <w:ind w:left="0" w:right="0" w:firstLine="0"/>
        <w:jc w:val="left"/>
      </w:pPr>
      <w:r>
        <w:rPr>
          <w:rFonts w:ascii="Calibri" w:eastAsia="Calibri" w:hAnsi="Calibri" w:cs="Calibri"/>
        </w:rPr>
        <w:t xml:space="preserve"> </w:t>
      </w:r>
    </w:p>
    <w:p w14:paraId="7CC87569" w14:textId="77777777" w:rsidR="001831EF" w:rsidRDefault="00000000">
      <w:pPr>
        <w:ind w:left="-5" w:right="0"/>
      </w:pPr>
      <w:r>
        <w:rPr>
          <w:b/>
          <w:bCs/>
        </w:rPr>
        <w:t>ARTÍCULO 1º.-</w:t>
      </w:r>
      <w:r>
        <w:t xml:space="preserve"> Ámbito de Aplicación. La presente ley regula las actividades de elaboración, almacenaje, comercialización, mezcla y autoconsumo de biocombustibles en el territorio nacional, con una vigencia de 15 (quince) años contados a partir de su aprobación. </w:t>
      </w:r>
    </w:p>
    <w:p w14:paraId="314D30AF" w14:textId="77777777" w:rsidR="001831EF" w:rsidRDefault="00000000">
      <w:pPr>
        <w:spacing w:after="0" w:line="259" w:lineRule="auto"/>
        <w:ind w:left="0" w:right="0" w:firstLine="0"/>
        <w:jc w:val="left"/>
      </w:pPr>
      <w:r>
        <w:t xml:space="preserve"> </w:t>
      </w:r>
    </w:p>
    <w:p w14:paraId="795186DB" w14:textId="77777777" w:rsidR="001831EF" w:rsidRDefault="00000000">
      <w:pPr>
        <w:ind w:left="-5" w:right="0"/>
      </w:pPr>
      <w:r>
        <w:rPr>
          <w:b/>
          <w:bCs/>
        </w:rPr>
        <w:t>ARTÍCULO 2º.-</w:t>
      </w:r>
      <w:r>
        <w:t xml:space="preserve"> Interés público. Las actividades reguladas por la presente ley se declaran de interés público, en tanto contribuyen a la seguridad energética y a la transición hacia energías más limpias, en el marco de los objetivos específicos establecidos en esta norma. </w:t>
      </w:r>
    </w:p>
    <w:p w14:paraId="47AF853B" w14:textId="77777777" w:rsidR="001831EF" w:rsidRDefault="00000000">
      <w:pPr>
        <w:spacing w:after="0" w:line="259" w:lineRule="auto"/>
        <w:ind w:left="0" w:right="0" w:firstLine="0"/>
        <w:jc w:val="left"/>
      </w:pPr>
      <w:r>
        <w:t xml:space="preserve"> </w:t>
      </w:r>
    </w:p>
    <w:p w14:paraId="33970412" w14:textId="77777777" w:rsidR="001831EF" w:rsidRDefault="00000000">
      <w:pPr>
        <w:pStyle w:val="Heading2"/>
        <w:ind w:right="6"/>
      </w:pPr>
      <w:r>
        <w:t xml:space="preserve">Capítulo II - Política General </w:t>
      </w:r>
    </w:p>
    <w:p w14:paraId="438405FF" w14:textId="77777777" w:rsidR="001831EF" w:rsidRDefault="00000000">
      <w:pPr>
        <w:spacing w:after="28" w:line="259" w:lineRule="auto"/>
        <w:ind w:left="0" w:right="0" w:firstLine="0"/>
        <w:jc w:val="left"/>
      </w:pPr>
      <w:r>
        <w:rPr>
          <w:rFonts w:ascii="Calibri" w:eastAsia="Calibri" w:hAnsi="Calibri" w:cs="Calibri"/>
        </w:rPr>
        <w:t xml:space="preserve"> </w:t>
      </w:r>
    </w:p>
    <w:p w14:paraId="3AE6F136" w14:textId="77777777" w:rsidR="001831EF" w:rsidRDefault="00000000">
      <w:pPr>
        <w:ind w:left="-5" w:right="0"/>
      </w:pPr>
      <w:r>
        <w:rPr>
          <w:b/>
          <w:bCs/>
        </w:rPr>
        <w:t>ARTÍCULO 3º.-</w:t>
      </w:r>
      <w:r>
        <w:t xml:space="preserve"> Objetivos. Fíjanse los siguientes objetivos para la política nacional en materia de biocombustibles: </w:t>
      </w:r>
    </w:p>
    <w:p w14:paraId="48C07BD5" w14:textId="77777777" w:rsidR="001831EF" w:rsidRDefault="00000000">
      <w:pPr>
        <w:spacing w:after="0" w:line="259" w:lineRule="auto"/>
        <w:ind w:left="0" w:right="0" w:firstLine="0"/>
        <w:jc w:val="left"/>
      </w:pPr>
      <w:r>
        <w:t xml:space="preserve"> </w:t>
      </w:r>
    </w:p>
    <w:p w14:paraId="1B5B84B4" w14:textId="77777777" w:rsidR="001831EF" w:rsidRDefault="00000000">
      <w:pPr>
        <w:numPr>
          <w:ilvl w:val="0"/>
          <w:numId w:val="1"/>
        </w:numPr>
        <w:ind w:right="0" w:hanging="10"/>
      </w:pPr>
      <w:r>
        <w:t xml:space="preserve">Proteger adecuadamente los derechos de los consumidores de biocombustibles y de combustibles en general, especialmente en lo relativo a sus intereses económicos, calidad y disponibilidad en los términos de la presente ley; </w:t>
      </w:r>
    </w:p>
    <w:p w14:paraId="20FEBD91" w14:textId="77777777" w:rsidR="001831EF" w:rsidRDefault="00000000">
      <w:pPr>
        <w:spacing w:after="0" w:line="259" w:lineRule="auto"/>
        <w:ind w:left="0" w:right="0" w:firstLine="0"/>
        <w:jc w:val="left"/>
      </w:pPr>
      <w:r>
        <w:t xml:space="preserve"> </w:t>
      </w:r>
    </w:p>
    <w:p w14:paraId="67BB24C9" w14:textId="77777777" w:rsidR="001831EF" w:rsidRDefault="00000000">
      <w:pPr>
        <w:numPr>
          <w:ilvl w:val="0"/>
          <w:numId w:val="1"/>
        </w:numPr>
        <w:ind w:right="0" w:hanging="10"/>
      </w:pPr>
      <w:r>
        <w:t xml:space="preserve">Promover la eficiencia y la competitividad de los mercados de elaboración y comercialización de biocombustibles, y alentar las inversiones en el sector; </w:t>
      </w:r>
    </w:p>
    <w:p w14:paraId="117F2D4E" w14:textId="77777777" w:rsidR="001831EF" w:rsidRDefault="00000000">
      <w:pPr>
        <w:spacing w:after="0" w:line="259" w:lineRule="auto"/>
        <w:ind w:left="0" w:right="0" w:firstLine="0"/>
        <w:jc w:val="left"/>
      </w:pPr>
      <w:r>
        <w:t xml:space="preserve"> </w:t>
      </w:r>
    </w:p>
    <w:p w14:paraId="56F9CD98" w14:textId="77777777" w:rsidR="001831EF" w:rsidRDefault="00000000">
      <w:pPr>
        <w:numPr>
          <w:ilvl w:val="0"/>
          <w:numId w:val="1"/>
        </w:numPr>
        <w:ind w:right="0" w:hanging="10"/>
      </w:pPr>
      <w:r>
        <w:t xml:space="preserve">Asegurar el cumplimiento de las normas de calidad de los biocombustibles, fijando las reglas, la metodología de actualización de las mismas y los controles de cumplimiento apropiados; </w:t>
      </w:r>
    </w:p>
    <w:p w14:paraId="48512C44" w14:textId="77777777" w:rsidR="001831EF" w:rsidRDefault="00000000">
      <w:pPr>
        <w:spacing w:after="0" w:line="259" w:lineRule="auto"/>
        <w:ind w:left="0" w:right="0" w:firstLine="0"/>
        <w:jc w:val="left"/>
      </w:pPr>
      <w:r>
        <w:t xml:space="preserve"> </w:t>
      </w:r>
    </w:p>
    <w:p w14:paraId="6D1C03B1" w14:textId="77777777" w:rsidR="001831EF" w:rsidRDefault="00000000">
      <w:pPr>
        <w:numPr>
          <w:ilvl w:val="0"/>
          <w:numId w:val="1"/>
        </w:numPr>
        <w:ind w:right="0" w:hanging="10"/>
      </w:pPr>
      <w:r>
        <w:t xml:space="preserve">Dar estricto cumplimiento a las normas de seguridad de las instalaciones en las cuales los biocombustibles se elaboran, mezclan, almacenan y/o autoconsumen; </w:t>
      </w:r>
    </w:p>
    <w:p w14:paraId="66C69915" w14:textId="77777777" w:rsidR="001831EF" w:rsidRDefault="00000000">
      <w:pPr>
        <w:spacing w:after="0" w:line="259" w:lineRule="auto"/>
        <w:ind w:left="0" w:right="0" w:firstLine="0"/>
        <w:jc w:val="left"/>
      </w:pPr>
      <w:r>
        <w:t xml:space="preserve"> </w:t>
      </w:r>
    </w:p>
    <w:p w14:paraId="6BEB972A" w14:textId="77777777" w:rsidR="001831EF" w:rsidRDefault="00000000">
      <w:pPr>
        <w:numPr>
          <w:ilvl w:val="0"/>
          <w:numId w:val="1"/>
        </w:numPr>
        <w:ind w:right="0" w:hanging="10"/>
      </w:pPr>
      <w:r>
        <w:t xml:space="preserve">Impulsar el empleo de los biocombustibles en los términos de esta ley, como factor de desarrollo e incremento de la eficiencia y competitividad de los diversos sectores económicos, de las provincias y de las regiones; </w:t>
      </w:r>
    </w:p>
    <w:p w14:paraId="48130C9C" w14:textId="77777777" w:rsidR="001831EF" w:rsidRDefault="00000000">
      <w:pPr>
        <w:spacing w:after="0" w:line="259" w:lineRule="auto"/>
        <w:ind w:left="0" w:right="0" w:firstLine="0"/>
        <w:jc w:val="left"/>
      </w:pPr>
      <w:r>
        <w:t xml:space="preserve"> </w:t>
      </w:r>
    </w:p>
    <w:p w14:paraId="1DD79B29" w14:textId="77777777" w:rsidR="001831EF" w:rsidRDefault="00000000">
      <w:pPr>
        <w:numPr>
          <w:ilvl w:val="0"/>
          <w:numId w:val="1"/>
        </w:numPr>
        <w:ind w:right="0" w:hanging="10"/>
      </w:pPr>
      <w:r>
        <w:t xml:space="preserve">Promover la incorporación de nuevas tecnologías y modalidades de gestión que contribuyan a la eficiencia de las actividades de elaboración, almacenaje, comercialización, mezcla y autoconsumo de biocombustibles, así como la promoción del desarrollo tecnológico en la República Argentina con ese objeto; </w:t>
      </w:r>
    </w:p>
    <w:p w14:paraId="7368293E" w14:textId="77777777" w:rsidR="001831EF" w:rsidRDefault="001831EF">
      <w:pPr>
        <w:pStyle w:val="ListParagraph"/>
        <w:rPr>
          <w:ins w:id="2" w:author="HDO" w:date="2026-08-11T11:59:00Z" w16du:dateUtc="2026-08-11T14:59:00Z"/>
        </w:rPr>
      </w:pPr>
    </w:p>
    <w:p w14:paraId="7E0315F2" w14:textId="77777777" w:rsidR="001831EF" w:rsidRDefault="00000000">
      <w:pPr>
        <w:numPr>
          <w:ilvl w:val="0"/>
          <w:numId w:val="1"/>
        </w:numPr>
        <w:ind w:right="0" w:hanging="10"/>
        <w:rPr>
          <w:ins w:id="3" w:author="HDO" w:date="2026-08-11T11:59:00Z" w16du:dateUtc="2026-08-11T14:59:00Z"/>
          <w:lang w:val="es-ES"/>
        </w:rPr>
      </w:pPr>
      <w:ins w:id="4" w:author="HDO" w:date="2026-08-11T11:59:00Z" w16du:dateUtc="2026-08-11T14:59:00Z">
        <w:r>
          <w:rPr>
            <w:lang w:val="es-ES"/>
          </w:rPr>
          <w:t>Favorecer el desarrollo de biocombustibles de segunda generación, promoviendo procesos que acrediten reducciones verificables de emisiones, trazabilidad física y documental, certificación de sustentabilidad reconocida internacionalmente y prácticas asociadas a la economía circular;</w:t>
        </w:r>
      </w:ins>
    </w:p>
    <w:p w14:paraId="576DF0CE" w14:textId="77777777" w:rsidR="001831EF" w:rsidRDefault="001831EF">
      <w:pPr>
        <w:ind w:left="0" w:right="0" w:firstLine="0"/>
        <w:rPr>
          <w:ins w:id="5" w:author="HDO" w:date="2026-08-11T11:59:00Z" w16du:dateUtc="2026-08-11T14:59:00Z"/>
        </w:rPr>
      </w:pPr>
    </w:p>
    <w:p w14:paraId="2FBBED79" w14:textId="77777777" w:rsidR="001831EF" w:rsidRDefault="00000000">
      <w:pPr>
        <w:spacing w:after="0" w:line="259" w:lineRule="auto"/>
        <w:ind w:left="0" w:right="0" w:firstLine="0"/>
        <w:jc w:val="left"/>
      </w:pPr>
      <w:r>
        <w:t xml:space="preserve"> </w:t>
      </w:r>
    </w:p>
    <w:p w14:paraId="5791FE3E" w14:textId="77777777" w:rsidR="001831EF" w:rsidRDefault="00000000">
      <w:pPr>
        <w:numPr>
          <w:ilvl w:val="0"/>
          <w:numId w:val="1"/>
        </w:numPr>
        <w:ind w:right="0" w:hanging="10"/>
      </w:pPr>
      <w:r>
        <w:lastRenderedPageBreak/>
        <w:t xml:space="preserve">Fomentar la exportación de biocombustibles para el mejoramiento de la balanza de pagos, garantizando la explotación eficiente y racional de los recursos y la sustentabilidad de su actividad; </w:t>
      </w:r>
    </w:p>
    <w:p w14:paraId="16D36EB6" w14:textId="77777777" w:rsidR="001831EF" w:rsidRDefault="00000000">
      <w:pPr>
        <w:spacing w:after="0" w:line="259" w:lineRule="auto"/>
        <w:ind w:left="0" w:right="0" w:firstLine="0"/>
        <w:jc w:val="left"/>
      </w:pPr>
      <w:r>
        <w:t xml:space="preserve"> </w:t>
      </w:r>
    </w:p>
    <w:p w14:paraId="484AFBF5" w14:textId="77777777" w:rsidR="001831EF" w:rsidRDefault="00000000">
      <w:pPr>
        <w:numPr>
          <w:ilvl w:val="0"/>
          <w:numId w:val="1"/>
        </w:numPr>
        <w:ind w:right="0" w:hanging="10"/>
      </w:pPr>
      <w:r>
        <w:t xml:space="preserve">Impulsar la transición del sector de biocombustibles hacia un mercado dinámico, eficiente, desregulado y libre, a fin de fomentar los acuerdos entre privados; </w:t>
      </w:r>
    </w:p>
    <w:p w14:paraId="7FB0B68C" w14:textId="77777777" w:rsidR="001831EF" w:rsidRDefault="00000000">
      <w:pPr>
        <w:spacing w:after="0" w:line="259" w:lineRule="auto"/>
        <w:ind w:left="0" w:right="0" w:firstLine="0"/>
        <w:jc w:val="left"/>
      </w:pPr>
      <w:r>
        <w:t xml:space="preserve"> </w:t>
      </w:r>
    </w:p>
    <w:p w14:paraId="3958232D" w14:textId="77777777" w:rsidR="001831EF" w:rsidRDefault="00000000">
      <w:pPr>
        <w:numPr>
          <w:ilvl w:val="0"/>
          <w:numId w:val="1"/>
        </w:numPr>
        <w:ind w:right="0" w:hanging="10"/>
      </w:pPr>
      <w:r>
        <w:t xml:space="preserve">Contribuir a la diversificación de la matriz energética mediante el desarrollo sostenido de los biocombustibles, conforme lo determine la autoridad de aplicación en virtud de lo dispuesto en el artículo 5° de la presente ley, y en función de la evolución del mercado interno y externo, así como de las innovaciones científicas y tecnológicas. </w:t>
      </w:r>
    </w:p>
    <w:p w14:paraId="054A5B07" w14:textId="77777777" w:rsidR="001831EF" w:rsidRDefault="00000000">
      <w:pPr>
        <w:spacing w:after="0" w:line="259" w:lineRule="auto"/>
        <w:ind w:left="0" w:right="0" w:firstLine="0"/>
        <w:jc w:val="left"/>
      </w:pPr>
      <w:r>
        <w:t xml:space="preserve"> </w:t>
      </w:r>
    </w:p>
    <w:p w14:paraId="1092E1AE" w14:textId="77777777" w:rsidR="001831EF" w:rsidRDefault="00000000">
      <w:pPr>
        <w:ind w:left="-5" w:right="0"/>
      </w:pPr>
      <w:r>
        <w:t xml:space="preserve">La autoridad de aplicación sujetará su accionar a los principios y disposiciones de la presente norma, y deberá controlar que la actividad del sector se ajuste a los mismos. </w:t>
      </w:r>
    </w:p>
    <w:p w14:paraId="6DE88449" w14:textId="77777777" w:rsidR="001831EF" w:rsidRDefault="00000000">
      <w:pPr>
        <w:spacing w:after="0" w:line="259" w:lineRule="auto"/>
        <w:ind w:left="0" w:right="0" w:firstLine="0"/>
        <w:jc w:val="left"/>
      </w:pPr>
      <w:r>
        <w:t xml:space="preserve"> </w:t>
      </w:r>
    </w:p>
    <w:p w14:paraId="0C27C794" w14:textId="77777777" w:rsidR="001831EF" w:rsidRDefault="00000000">
      <w:pPr>
        <w:pStyle w:val="Heading2"/>
      </w:pPr>
      <w:r>
        <w:t xml:space="preserve">Capítulo III - Autoridad de Aplicación </w:t>
      </w:r>
    </w:p>
    <w:p w14:paraId="6D20312F" w14:textId="77777777" w:rsidR="001831EF" w:rsidRDefault="00000000">
      <w:pPr>
        <w:spacing w:after="28" w:line="259" w:lineRule="auto"/>
        <w:ind w:left="0" w:right="0" w:firstLine="0"/>
        <w:jc w:val="left"/>
      </w:pPr>
      <w:r>
        <w:rPr>
          <w:rFonts w:ascii="Calibri" w:eastAsia="Calibri" w:hAnsi="Calibri" w:cs="Calibri"/>
        </w:rPr>
        <w:t xml:space="preserve"> </w:t>
      </w:r>
    </w:p>
    <w:p w14:paraId="070BCFAA" w14:textId="77777777" w:rsidR="001831EF" w:rsidRDefault="00000000">
      <w:pPr>
        <w:ind w:left="-5" w:right="0"/>
      </w:pPr>
      <w:r>
        <w:rPr>
          <w:b/>
          <w:bCs/>
        </w:rPr>
        <w:t>ARTÍCULO 4º.-</w:t>
      </w:r>
      <w:r>
        <w:t xml:space="preserve"> Autoridad de Aplicación. La Autoridad de Aplicación de la presente ley será la SECRETARÍA DE ENERGÍA del MINISTERIO DE ECONOMÍA. </w:t>
      </w:r>
    </w:p>
    <w:p w14:paraId="6B2A5C56" w14:textId="77777777" w:rsidR="001831EF" w:rsidRDefault="00000000">
      <w:pPr>
        <w:spacing w:after="0" w:line="259" w:lineRule="auto"/>
        <w:ind w:left="0" w:right="0" w:firstLine="0"/>
        <w:jc w:val="left"/>
      </w:pPr>
      <w:r>
        <w:t xml:space="preserve"> </w:t>
      </w:r>
    </w:p>
    <w:p w14:paraId="53253631" w14:textId="77777777" w:rsidR="001831EF" w:rsidRDefault="00000000">
      <w:pPr>
        <w:ind w:left="-5" w:right="0"/>
      </w:pPr>
      <w:r>
        <w:rPr>
          <w:b/>
          <w:bCs/>
        </w:rPr>
        <w:t>ARTÍCULO 5º.-</w:t>
      </w:r>
      <w:r>
        <w:t xml:space="preserve"> Funciones y facultades. La Autoridad de Aplicación tendrá, sin perjuicio de las otorgadas por otras normas reglamentarias y complementarias, las siguientes funciones y facultades: </w:t>
      </w:r>
    </w:p>
    <w:p w14:paraId="559CE5AB" w14:textId="77777777" w:rsidR="001831EF" w:rsidRDefault="00000000">
      <w:pPr>
        <w:spacing w:after="0" w:line="259" w:lineRule="auto"/>
        <w:ind w:left="0" w:right="0" w:firstLine="0"/>
        <w:jc w:val="left"/>
      </w:pPr>
      <w:r>
        <w:t xml:space="preserve"> </w:t>
      </w:r>
    </w:p>
    <w:p w14:paraId="7F23B23A" w14:textId="77777777" w:rsidR="001831EF" w:rsidRDefault="00000000">
      <w:pPr>
        <w:numPr>
          <w:ilvl w:val="0"/>
          <w:numId w:val="2"/>
        </w:numPr>
        <w:ind w:right="0" w:hanging="10"/>
      </w:pPr>
      <w:r>
        <w:t xml:space="preserve">Regular las actividades de elaboración, almacenaje, autoconsumo y comercialización en el mercado interno o externo de los biocombustibles, impulsando la competitividad de los mercados; </w:t>
      </w:r>
    </w:p>
    <w:p w14:paraId="1779447F" w14:textId="77777777" w:rsidR="001831EF" w:rsidRDefault="00000000">
      <w:pPr>
        <w:spacing w:after="0" w:line="259" w:lineRule="auto"/>
        <w:ind w:left="0" w:right="0" w:firstLine="0"/>
        <w:jc w:val="left"/>
      </w:pPr>
      <w:r>
        <w:t xml:space="preserve"> </w:t>
      </w:r>
    </w:p>
    <w:p w14:paraId="2245857E" w14:textId="77777777" w:rsidR="001831EF" w:rsidRDefault="00000000">
      <w:pPr>
        <w:numPr>
          <w:ilvl w:val="0"/>
          <w:numId w:val="2"/>
        </w:numPr>
        <w:ind w:right="0" w:hanging="10"/>
      </w:pPr>
      <w:r>
        <w:t xml:space="preserve">Adecuar a los términos de la presente ley las normas que establecen las especificaciones de calidad de los biocombustibles, la seguridad de las instalaciones en las cuales estos se elaboran, mezclan y/o almacenan, y aquellas que se vinculen con el registro y/o habilitación de las empresas y/o productos; </w:t>
      </w:r>
    </w:p>
    <w:p w14:paraId="601F05F1" w14:textId="77777777" w:rsidR="001831EF" w:rsidRDefault="00000000">
      <w:pPr>
        <w:spacing w:after="0" w:line="259" w:lineRule="auto"/>
        <w:ind w:left="0" w:right="0" w:firstLine="0"/>
        <w:jc w:val="left"/>
      </w:pPr>
      <w:r>
        <w:t xml:space="preserve"> </w:t>
      </w:r>
    </w:p>
    <w:p w14:paraId="2133E038" w14:textId="77777777" w:rsidR="001831EF" w:rsidRDefault="00000000">
      <w:pPr>
        <w:numPr>
          <w:ilvl w:val="0"/>
          <w:numId w:val="2"/>
        </w:numPr>
        <w:ind w:right="0" w:hanging="10"/>
      </w:pPr>
      <w:r>
        <w:t xml:space="preserve">Solicitar la intervención de la Autoridad Nacional de la Competencia, cuando advierta indicios de prácticas prohibidas por la Ley N° 27.442 de Defensa a la Competencia, tanto en el mercado de comercialización de biocombustibles así como en el mercado de materias primas e insumos destinados a su producción, sin perjuicio de las facultades de actuación de dicho organismo, de oficio o a instancia de quienes realicen las actividades previstas en el artículo 1° de la presente ley; </w:t>
      </w:r>
    </w:p>
    <w:p w14:paraId="5E2D8CDF" w14:textId="77777777" w:rsidR="001831EF" w:rsidRDefault="00000000">
      <w:pPr>
        <w:spacing w:after="0" w:line="259" w:lineRule="auto"/>
        <w:ind w:left="0" w:right="0" w:firstLine="0"/>
        <w:jc w:val="left"/>
      </w:pPr>
      <w:r>
        <w:t xml:space="preserve"> </w:t>
      </w:r>
    </w:p>
    <w:p w14:paraId="63F5E608" w14:textId="3B7C7D7F" w:rsidR="001831EF" w:rsidRDefault="00F20517" w:rsidP="00F20517">
      <w:pPr>
        <w:numPr>
          <w:ilvl w:val="0"/>
          <w:numId w:val="2"/>
        </w:numPr>
        <w:ind w:right="0" w:hanging="10"/>
      </w:pPr>
      <w:r>
        <w:t>Promover las exportaciones de biocombustibles, independientemente del volumen de producción, en cumplimiento de las normas del comercio internacional</w:t>
      </w:r>
      <w:del w:id="6" w:author="HDO" w:date="2026-08-11T11:59:00Z" w16du:dateUtc="2026-08-11T14:59:00Z">
        <w:r w:rsidR="00000000">
          <w:delText>;</w:delText>
        </w:r>
      </w:del>
      <w:ins w:id="7" w:author="HDO" w:date="2026-08-11T11:59:00Z" w16du:dateUtc="2026-08-11T14:59:00Z">
        <w:r>
          <w:t>. A tal efecto, en coordinación con la autoridad nacional competente en materia de relaciones exteriores y comercio internacional, deberá realizar las gestiones necesarias para que las Empresas No Integradas que cumplan los requisitos objetivos aplicables puedan acceder, directamente o mediante mecanismos colectivos de comercialización, a los regímenes vigentes para la exportación de biodiésel argentino a la UNIÓN EUROPEA, en condiciones equivalentes y no menos favorables que las aplicables a los productores exportadores argentinos comprendidos en los compromisos de precios y volúmenes aceptados por la Comisión Europea mediante la Decisión de Ejecución (UE) 2019/245, sus modificatorias o el régimen que en el futuro la sustituya.</w:t>
        </w:r>
      </w:ins>
      <w:r w:rsidR="00000000">
        <w:t xml:space="preserve"> </w:t>
      </w:r>
    </w:p>
    <w:p w14:paraId="22B7167C" w14:textId="77777777" w:rsidR="00F20517" w:rsidRDefault="00F20517" w:rsidP="00E61114">
      <w:pPr>
        <w:ind w:right="0" w:firstLine="0"/>
      </w:pPr>
    </w:p>
    <w:p w14:paraId="6B86ABAD" w14:textId="77777777" w:rsidR="001831EF" w:rsidRDefault="00000000">
      <w:pPr>
        <w:numPr>
          <w:ilvl w:val="0"/>
          <w:numId w:val="2"/>
        </w:numPr>
        <w:ind w:right="0" w:hanging="10"/>
      </w:pPr>
      <w:r>
        <w:lastRenderedPageBreak/>
        <w:t xml:space="preserve">Determinar la tasa de fiscalización y control que anualmente pagarán quienes desarrollen las actividades del artículo 1° de esta ley, así como su metodología de pago y recaudación; </w:t>
      </w:r>
    </w:p>
    <w:p w14:paraId="287505D5" w14:textId="77777777" w:rsidR="001831EF" w:rsidRDefault="00000000">
      <w:pPr>
        <w:spacing w:after="0" w:line="259" w:lineRule="auto"/>
        <w:ind w:left="0" w:right="0" w:firstLine="0"/>
        <w:jc w:val="left"/>
      </w:pPr>
      <w:r>
        <w:t xml:space="preserve"> </w:t>
      </w:r>
    </w:p>
    <w:p w14:paraId="2C6D8B21" w14:textId="77777777" w:rsidR="001831EF" w:rsidRDefault="00000000">
      <w:pPr>
        <w:numPr>
          <w:ilvl w:val="0"/>
          <w:numId w:val="2"/>
        </w:numPr>
        <w:ind w:right="0" w:hanging="10"/>
      </w:pPr>
      <w:r>
        <w:t xml:space="preserve">Fiscalizar el ejercicio de las actividades a las que se refiere la presente ley, a fin de asegurar la observancia de las normas legales y reglamentarias correspondientes; </w:t>
      </w:r>
    </w:p>
    <w:p w14:paraId="017F4729" w14:textId="77777777" w:rsidR="001831EF" w:rsidRDefault="00000000">
      <w:pPr>
        <w:spacing w:after="0" w:line="259" w:lineRule="auto"/>
        <w:ind w:left="0" w:right="0" w:firstLine="0"/>
        <w:jc w:val="left"/>
      </w:pPr>
      <w:r>
        <w:t xml:space="preserve"> </w:t>
      </w:r>
    </w:p>
    <w:p w14:paraId="0AD99F07" w14:textId="77777777" w:rsidR="001831EF" w:rsidRDefault="00000000">
      <w:pPr>
        <w:numPr>
          <w:ilvl w:val="0"/>
          <w:numId w:val="2"/>
        </w:numPr>
        <w:ind w:right="0" w:hanging="10"/>
      </w:pPr>
      <w:r>
        <w:t xml:space="preserve">Aplicar las sanciones establecidas en la presente ley; </w:t>
      </w:r>
    </w:p>
    <w:p w14:paraId="59B68CAF" w14:textId="77777777" w:rsidR="001831EF" w:rsidRDefault="001831EF">
      <w:pPr>
        <w:pStyle w:val="ListParagraph"/>
      </w:pPr>
    </w:p>
    <w:p w14:paraId="4B40034E" w14:textId="77777777" w:rsidR="001831EF" w:rsidRDefault="00000000">
      <w:pPr>
        <w:numPr>
          <w:ilvl w:val="0"/>
          <w:numId w:val="2"/>
        </w:numPr>
        <w:ind w:right="0" w:hanging="10"/>
        <w:rPr>
          <w:ins w:id="8" w:author="HDO" w:date="2026-08-11T11:59:00Z" w16du:dateUtc="2026-08-11T14:59:00Z"/>
          <w:lang w:val="es-ES"/>
        </w:rPr>
      </w:pPr>
      <w:ins w:id="9" w:author="HDO" w:date="2026-08-11T11:59:00Z" w16du:dateUtc="2026-08-11T14:59:00Z">
        <w:r>
          <w:rPr>
            <w:lang w:val="es-ES"/>
          </w:rPr>
          <w:t>Establecer, verificar y fiscalizar los requisitos de certificación de sustentabilidad, trazabilidad física y documental, balance de masa, balance de carbono, rendimiento de proceso o análisis isotópico de carbono 14 aplicables a los biocombustibles de segunda generación, al coprocesamiento de materias primas no fósiles y al componente biogénico certificado;</w:t>
        </w:r>
      </w:ins>
    </w:p>
    <w:p w14:paraId="2EE70B02" w14:textId="378878FD" w:rsidR="001831EF" w:rsidRDefault="001831EF">
      <w:pPr>
        <w:spacing w:after="0" w:line="259" w:lineRule="auto"/>
        <w:ind w:left="0" w:right="0" w:firstLine="0"/>
        <w:jc w:val="left"/>
        <w:rPr>
          <w:ins w:id="10" w:author="HDO" w:date="2026-08-11T11:59:00Z" w16du:dateUtc="2026-08-11T14:59:00Z"/>
        </w:rPr>
      </w:pPr>
    </w:p>
    <w:p w14:paraId="709E1B86" w14:textId="77777777" w:rsidR="001831EF" w:rsidRDefault="00000000">
      <w:pPr>
        <w:numPr>
          <w:ilvl w:val="0"/>
          <w:numId w:val="2"/>
        </w:numPr>
        <w:ind w:right="0" w:hanging="10"/>
      </w:pPr>
      <w:r>
        <w:t xml:space="preserve">Incentivar la producción, distribución y comercialización de biogás crudo, biogás, biometano, diésel renovable, biojet o combustible de aviación sostenible (SAF), biobunker u otros biocombustibles puros o mezclados en distintos porcentajes con combustibles fósiles autorizados, así como de sus diferentes mezclas, asegurando la competitividad de los mercados donde sea posible; </w:t>
      </w:r>
    </w:p>
    <w:p w14:paraId="7C92CEAD" w14:textId="77777777" w:rsidR="001831EF" w:rsidRDefault="00000000">
      <w:pPr>
        <w:spacing w:after="0" w:line="259" w:lineRule="auto"/>
        <w:ind w:left="0" w:right="0" w:firstLine="0"/>
        <w:jc w:val="left"/>
      </w:pPr>
      <w:r>
        <w:t xml:space="preserve"> </w:t>
      </w:r>
    </w:p>
    <w:p w14:paraId="270FAB60" w14:textId="77777777" w:rsidR="001831EF" w:rsidRDefault="00000000">
      <w:pPr>
        <w:numPr>
          <w:ilvl w:val="0"/>
          <w:numId w:val="2"/>
        </w:numPr>
        <w:ind w:right="0" w:hanging="10"/>
      </w:pPr>
      <w:r>
        <w:t xml:space="preserve">Implementar un sistema único de comercialización transparente, de acceso público, a ser realizado periódicamente por un organismo independiente, cuyas reglas, términos y condiciones serán establecidas por la presente ley; </w:t>
      </w:r>
    </w:p>
    <w:p w14:paraId="1F2E4457" w14:textId="77777777" w:rsidR="001831EF" w:rsidRDefault="00000000">
      <w:pPr>
        <w:spacing w:after="0" w:line="259" w:lineRule="auto"/>
        <w:ind w:left="0" w:right="0" w:firstLine="0"/>
        <w:jc w:val="left"/>
      </w:pPr>
      <w:r>
        <w:t xml:space="preserve"> </w:t>
      </w:r>
    </w:p>
    <w:p w14:paraId="4D007580" w14:textId="77777777" w:rsidR="001831EF" w:rsidRDefault="00000000">
      <w:pPr>
        <w:numPr>
          <w:ilvl w:val="0"/>
          <w:numId w:val="2"/>
        </w:numPr>
        <w:ind w:right="0" w:hanging="10"/>
      </w:pPr>
      <w:r>
        <w:t xml:space="preserve">Determinar y publicar, por medio de un tercero independiente y con la periodicidad que estime correspondiente ante la variación de la economía, los precios de paridad de referencia internacional de biocombustibles y/o de combustibles sustitutivos; </w:t>
      </w:r>
    </w:p>
    <w:p w14:paraId="25A89CAC" w14:textId="77777777" w:rsidR="001831EF" w:rsidRDefault="00000000">
      <w:pPr>
        <w:spacing w:after="0" w:line="259" w:lineRule="auto"/>
        <w:ind w:left="0" w:right="0" w:firstLine="0"/>
        <w:jc w:val="left"/>
      </w:pPr>
      <w:r>
        <w:t xml:space="preserve"> </w:t>
      </w:r>
    </w:p>
    <w:p w14:paraId="508F3EE9" w14:textId="77777777" w:rsidR="001831EF" w:rsidRDefault="00000000">
      <w:pPr>
        <w:numPr>
          <w:ilvl w:val="0"/>
          <w:numId w:val="2"/>
        </w:numPr>
        <w:ind w:right="0" w:hanging="10"/>
      </w:pPr>
      <w:r>
        <w:t xml:space="preserve">Fomentar acuerdos con las provincias y la Ciudad Autónoma de Buenos Aires destinados a optimizar la gestión pública de toda la operatoria derivada de la aplicación de la presente ley, particularmente en materia de registros, organización y armonización de normas de calidad, seguridad y ambiente; </w:t>
      </w:r>
    </w:p>
    <w:p w14:paraId="226D54FA" w14:textId="77777777" w:rsidR="001831EF" w:rsidRDefault="00000000">
      <w:pPr>
        <w:spacing w:after="0" w:line="259" w:lineRule="auto"/>
        <w:ind w:left="0" w:right="0" w:firstLine="0"/>
        <w:jc w:val="left"/>
      </w:pPr>
      <w:r>
        <w:t xml:space="preserve"> </w:t>
      </w:r>
    </w:p>
    <w:p w14:paraId="5761B69D" w14:textId="77777777" w:rsidR="001831EF" w:rsidRDefault="00000000">
      <w:pPr>
        <w:numPr>
          <w:ilvl w:val="0"/>
          <w:numId w:val="2"/>
        </w:numPr>
        <w:ind w:right="0" w:hanging="10"/>
      </w:pPr>
      <w:r>
        <w:t xml:space="preserve">Dictar las normas complementarias que resulten necesarias para interpretar y aclarar el presente régimen, así como también ejercer toda otra atribución que surja de la reglamentación de la presente ley a los efectos de su mejor cumplimiento. </w:t>
      </w:r>
    </w:p>
    <w:p w14:paraId="5AA77CED" w14:textId="77777777" w:rsidR="001831EF" w:rsidRDefault="00000000">
      <w:pPr>
        <w:spacing w:after="0" w:line="259" w:lineRule="auto"/>
        <w:ind w:left="0" w:right="0" w:firstLine="0"/>
        <w:jc w:val="left"/>
      </w:pPr>
      <w:r>
        <w:t xml:space="preserve"> </w:t>
      </w:r>
    </w:p>
    <w:p w14:paraId="66706C68" w14:textId="77777777" w:rsidR="001831EF" w:rsidRDefault="00000000">
      <w:pPr>
        <w:pStyle w:val="Heading2"/>
        <w:ind w:right="5"/>
      </w:pPr>
      <w:r>
        <w:t xml:space="preserve">Capítulo IV - Sobre los Biocombustibles </w:t>
      </w:r>
    </w:p>
    <w:p w14:paraId="01FBC998" w14:textId="77777777" w:rsidR="001831EF" w:rsidRDefault="00000000">
      <w:pPr>
        <w:spacing w:after="28" w:line="259" w:lineRule="auto"/>
        <w:ind w:left="0" w:right="0" w:firstLine="0"/>
        <w:jc w:val="left"/>
      </w:pPr>
      <w:r>
        <w:rPr>
          <w:rFonts w:ascii="Calibri" w:eastAsia="Calibri" w:hAnsi="Calibri" w:cs="Calibri"/>
        </w:rPr>
        <w:t xml:space="preserve"> </w:t>
      </w:r>
    </w:p>
    <w:p w14:paraId="337190B4" w14:textId="5C48705D" w:rsidR="001831EF" w:rsidRDefault="00000000">
      <w:pPr>
        <w:ind w:left="-5" w:right="0"/>
      </w:pPr>
      <w:r>
        <w:rPr>
          <w:b/>
          <w:bCs/>
        </w:rPr>
        <w:t>ARTÍCULO 6º.-</w:t>
      </w:r>
      <w:r>
        <w:t xml:space="preserve"> Concepto</w:t>
      </w:r>
      <w:del w:id="11" w:author="HDO" w:date="2026-08-11T11:59:00Z" w16du:dateUtc="2026-08-11T14:59:00Z">
        <w:r>
          <w:delText>.</w:delText>
        </w:r>
      </w:del>
      <w:ins w:id="12" w:author="HDO" w:date="2026-08-11T11:59:00Z" w16du:dateUtc="2026-08-11T14:59:00Z">
        <w:r>
          <w:t xml:space="preserve"> y definiciones.</w:t>
        </w:r>
      </w:ins>
      <w:r>
        <w:t xml:space="preserve"> A los fines de la presente ley, se entiende por biocombustibles a </w:t>
      </w:r>
      <w:del w:id="13" w:author="HDO" w:date="2026-08-11T11:59:00Z" w16du:dateUtc="2026-08-11T14:59:00Z">
        <w:r>
          <w:delText>aquellos</w:delText>
        </w:r>
      </w:del>
      <w:ins w:id="14" w:author="HDO" w:date="2026-08-11T11:59:00Z" w16du:dateUtc="2026-08-11T14:59:00Z">
        <w:r>
          <w:t>los</w:t>
        </w:r>
      </w:ins>
      <w:r>
        <w:t xml:space="preserve"> combustibles líquidos o gaseosos </w:t>
      </w:r>
      <w:del w:id="15" w:author="HDO" w:date="2026-08-11T11:59:00Z" w16du:dateUtc="2026-08-11T14:59:00Z">
        <w:r>
          <w:delText xml:space="preserve">generados mediante procesos de fermentación o transesterificación </w:delText>
        </w:r>
      </w:del>
      <w:ins w:id="16" w:author="HDO" w:date="2026-08-11T11:59:00Z" w16du:dateUtc="2026-08-11T14:59:00Z">
        <w:r>
          <w:t xml:space="preserve">producidos </w:t>
        </w:r>
      </w:ins>
      <w:r>
        <w:t xml:space="preserve">a partir de materias primas </w:t>
      </w:r>
      <w:del w:id="17" w:author="HDO" w:date="2026-08-11T11:59:00Z" w16du:dateUtc="2026-08-11T14:59:00Z">
        <w:r>
          <w:delText>cuyo</w:delText>
        </w:r>
      </w:del>
      <w:ins w:id="18" w:author="HDO" w:date="2026-08-11T11:59:00Z" w16du:dateUtc="2026-08-11T14:59:00Z">
        <w:r>
          <w:t>de</w:t>
        </w:r>
      </w:ins>
      <w:r>
        <w:t xml:space="preserve"> origen </w:t>
      </w:r>
      <w:del w:id="19" w:author="HDO" w:date="2026-08-11T11:59:00Z" w16du:dateUtc="2026-08-11T14:59:00Z">
        <w:r>
          <w:delText xml:space="preserve">sea </w:delText>
        </w:r>
      </w:del>
      <w:r>
        <w:t xml:space="preserve">agropecuario, agroindustrial </w:t>
      </w:r>
      <w:del w:id="20" w:author="HDO" w:date="2026-08-11T11:59:00Z" w16du:dateUtc="2026-08-11T14:59:00Z">
        <w:r>
          <w:delText>y/</w:delText>
        </w:r>
      </w:del>
      <w:ins w:id="21" w:author="HDO" w:date="2026-08-11T11:59:00Z" w16du:dateUtc="2026-08-11T14:59:00Z">
        <w:r>
          <w:t xml:space="preserve">u orgánico renovable — vegetal o animal — </w:t>
        </w:r>
      </w:ins>
      <w:r>
        <w:t xml:space="preserve">o </w:t>
      </w:r>
      <w:del w:id="22" w:author="HDO" w:date="2026-08-11T11:59:00Z" w16du:dateUtc="2026-08-11T14:59:00Z">
        <w:r>
          <w:delText>provenga</w:delText>
        </w:r>
      </w:del>
      <w:ins w:id="23" w:author="HDO" w:date="2026-08-11T11:59:00Z" w16du:dateUtc="2026-08-11T14:59:00Z">
        <w:r>
          <w:t>del tratamiento</w:t>
        </w:r>
      </w:ins>
      <w:r>
        <w:t xml:space="preserve"> de </w:t>
      </w:r>
      <w:del w:id="24" w:author="HDO" w:date="2026-08-11T11:59:00Z" w16du:dateUtc="2026-08-11T14:59:00Z">
        <w:r>
          <w:delText>desechos orgánicos</w:delText>
        </w:r>
      </w:del>
      <w:ins w:id="25" w:author="HDO" w:date="2026-08-11T11:59:00Z" w16du:dateUtc="2026-08-11T14:59:00Z">
        <w:r>
          <w:t>material residual de origen biológico u orgánico, mediante procesos de fermentación, transesterificación u otros procesos de transformación que determine la reglamentación</w:t>
        </w:r>
      </w:ins>
      <w:r>
        <w:t xml:space="preserve">. </w:t>
      </w:r>
    </w:p>
    <w:p w14:paraId="26C923FC" w14:textId="77777777" w:rsidR="001831EF" w:rsidRDefault="00000000">
      <w:pPr>
        <w:spacing w:after="0" w:line="259" w:lineRule="auto"/>
        <w:ind w:left="0" w:right="0" w:firstLine="0"/>
        <w:jc w:val="left"/>
      </w:pPr>
      <w:r>
        <w:t xml:space="preserve"> </w:t>
      </w:r>
    </w:p>
    <w:p w14:paraId="0D7635D2" w14:textId="5A523909" w:rsidR="001831EF" w:rsidRDefault="00000000">
      <w:pPr>
        <w:ind w:left="-5" w:right="0"/>
        <w:rPr>
          <w:ins w:id="26" w:author="HDO" w:date="2026-08-11T11:59:00Z" w16du:dateUtc="2026-08-11T14:59:00Z"/>
        </w:rPr>
      </w:pPr>
      <w:del w:id="27" w:author="HDO" w:date="2026-08-11T11:59:00Z" w16du:dateUtc="2026-08-11T14:59:00Z">
        <w:r>
          <w:delText>Asimismo</w:delText>
        </w:r>
      </w:del>
      <w:ins w:id="28" w:author="HDO" w:date="2026-08-11T11:59:00Z" w16du:dateUtc="2026-08-11T14:59:00Z">
        <w:r>
          <w:t>En particular</w:t>
        </w:r>
      </w:ins>
      <w:r>
        <w:t>, se entiende por</w:t>
      </w:r>
      <w:ins w:id="29" w:author="HDO" w:date="2026-08-11T11:59:00Z" w16du:dateUtc="2026-08-11T14:59:00Z">
        <w:r>
          <w:t>:</w:t>
        </w:r>
      </w:ins>
    </w:p>
    <w:p w14:paraId="0AFB6068" w14:textId="77777777" w:rsidR="001831EF" w:rsidRDefault="00000000">
      <w:pPr>
        <w:spacing w:after="0" w:line="259" w:lineRule="auto"/>
        <w:ind w:left="0" w:right="0" w:firstLine="0"/>
        <w:jc w:val="left"/>
        <w:rPr>
          <w:ins w:id="30" w:author="HDO" w:date="2026-08-11T11:59:00Z" w16du:dateUtc="2026-08-11T14:59:00Z"/>
        </w:rPr>
      </w:pPr>
      <w:ins w:id="31" w:author="HDO" w:date="2026-08-11T11:59:00Z" w16du:dateUtc="2026-08-11T14:59:00Z">
        <w:r>
          <w:t xml:space="preserve"> </w:t>
        </w:r>
      </w:ins>
    </w:p>
    <w:p w14:paraId="7B6366CD" w14:textId="77777777" w:rsidR="001831EF" w:rsidRDefault="001831EF">
      <w:pPr>
        <w:ind w:right="0" w:firstLine="0"/>
        <w:rPr>
          <w:ins w:id="32" w:author="HDO" w:date="2026-08-11T11:59:00Z" w16du:dateUtc="2026-08-11T14:59:00Z"/>
        </w:rPr>
      </w:pPr>
    </w:p>
    <w:p w14:paraId="2F6BC9F9" w14:textId="77777777" w:rsidR="001831EF" w:rsidRDefault="00000000">
      <w:pPr>
        <w:numPr>
          <w:ilvl w:val="0"/>
          <w:numId w:val="3"/>
        </w:numPr>
        <w:ind w:right="0" w:hanging="10"/>
        <w:rPr>
          <w:ins w:id="33" w:author="HDO" w:date="2026-08-11T11:59:00Z" w16du:dateUtc="2026-08-11T14:59:00Z"/>
          <w:lang w:val="es-ES"/>
        </w:rPr>
      </w:pPr>
      <w:ins w:id="34" w:author="HDO" w:date="2026-08-11T11:59:00Z" w16du:dateUtc="2026-08-11T14:59:00Z">
        <w:r>
          <w:rPr>
            <w:bCs/>
            <w:lang w:val="es-ES"/>
          </w:rPr>
          <w:t>Biodiesel:</w:t>
        </w:r>
        <w:r>
          <w:rPr>
            <w:b/>
            <w:lang w:val="es-ES"/>
          </w:rPr>
          <w:t xml:space="preserve"> </w:t>
        </w:r>
        <w:r>
          <w:rPr>
            <w:lang w:val="es-ES"/>
          </w:rPr>
          <w:t>Biocombustible obtenido por mezcla de ésteres metílico o etílico de ácidos grasos de origen biológico que tenga por destino el uso como combustible y cumpla con el protocolo de calidad que establezca la Autoridad de Aplicación.</w:t>
        </w:r>
      </w:ins>
    </w:p>
    <w:p w14:paraId="553026E7" w14:textId="77777777" w:rsidR="001831EF" w:rsidRDefault="001831EF">
      <w:pPr>
        <w:pStyle w:val="ListParagraph"/>
        <w:rPr>
          <w:ins w:id="35" w:author="HDO" w:date="2026-08-11T11:59:00Z" w16du:dateUtc="2026-08-11T14:59:00Z"/>
          <w:lang w:val="es-ES"/>
        </w:rPr>
      </w:pPr>
    </w:p>
    <w:p w14:paraId="335156C4" w14:textId="77777777" w:rsidR="001831EF" w:rsidRDefault="001831EF">
      <w:pPr>
        <w:ind w:right="0" w:firstLine="0"/>
        <w:rPr>
          <w:ins w:id="36" w:author="HDO" w:date="2026-08-11T11:59:00Z" w16du:dateUtc="2026-08-11T14:59:00Z"/>
          <w:lang w:val="es-ES"/>
        </w:rPr>
      </w:pPr>
    </w:p>
    <w:p w14:paraId="527A77CA" w14:textId="77777777" w:rsidR="001831EF" w:rsidRDefault="00000000">
      <w:pPr>
        <w:numPr>
          <w:ilvl w:val="0"/>
          <w:numId w:val="3"/>
        </w:numPr>
        <w:ind w:right="0" w:hanging="10"/>
        <w:rPr>
          <w:lang w:val="es-ES"/>
        </w:rPr>
      </w:pPr>
      <w:ins w:id="37" w:author="HDO" w:date="2026-08-11T11:59:00Z" w16du:dateUtc="2026-08-11T14:59:00Z">
        <w:r>
          <w:rPr>
            <w:bCs/>
            <w:lang w:val="es-ES"/>
          </w:rPr>
          <w:t>Bioetanol:</w:t>
        </w:r>
        <w:r>
          <w:rPr>
            <w:b/>
            <w:lang w:val="es-ES"/>
          </w:rPr>
          <w:t xml:space="preserve"> </w:t>
        </w:r>
        <w:r>
          <w:rPr>
            <w:lang w:val="es-ES"/>
          </w:rPr>
          <w:t>Alcohol etílico</w:t>
        </w:r>
      </w:ins>
      <w:r>
        <w:rPr>
          <w:lang w:val="es-ES"/>
        </w:rPr>
        <w:t xml:space="preserve"> biocombustible </w:t>
      </w:r>
      <w:ins w:id="38" w:author="HDO" w:date="2026-08-11T11:59:00Z" w16du:dateUtc="2026-08-11T14:59:00Z">
        <w:r>
          <w:rPr>
            <w:lang w:val="es-ES"/>
          </w:rPr>
          <w:t xml:space="preserve">producido </w:t>
        </w:r>
      </w:ins>
      <w:r>
        <w:rPr>
          <w:lang w:val="es-ES"/>
        </w:rPr>
        <w:t>a</w:t>
      </w:r>
      <w:del w:id="39" w:author="HDO" w:date="2026-08-11T11:59:00Z" w16du:dateUtc="2026-08-11T14:59:00Z">
        <w:r>
          <w:delText xml:space="preserve">: </w:delText>
        </w:r>
      </w:del>
      <w:ins w:id="40" w:author="HDO" w:date="2026-08-11T11:59:00Z" w16du:dateUtc="2026-08-11T14:59:00Z">
        <w:r>
          <w:rPr>
            <w:lang w:val="es-ES"/>
          </w:rPr>
          <w:t xml:space="preserve"> través de procesos y/o materias primas de origen biológicas incluyendo, en particular, la caña de azúcar y el maíz que puede ser hidratado o anhidro, en este último caso con un porcentaje volumen en volumen mayor al 96% derivado de un proceso de reducción del agua que naturalmente quedó contenida en la mezcla azeotrópica resultante de su destilación, que cumpla con el protocolo de calidad que establezca la Autoridad de Aplicación.</w:t>
        </w:r>
      </w:ins>
    </w:p>
    <w:p w14:paraId="3F527160" w14:textId="77777777" w:rsidR="001831EF" w:rsidRDefault="001831EF">
      <w:pPr>
        <w:ind w:right="0" w:firstLine="0"/>
        <w:rPr>
          <w:ins w:id="41" w:author="HDO" w:date="2026-08-11T11:59:00Z" w16du:dateUtc="2026-08-11T14:59:00Z"/>
        </w:rPr>
      </w:pPr>
    </w:p>
    <w:p w14:paraId="58D4466A" w14:textId="30F665C4" w:rsidR="001831EF" w:rsidRDefault="00000000">
      <w:pPr>
        <w:numPr>
          <w:ilvl w:val="0"/>
          <w:numId w:val="3"/>
        </w:numPr>
        <w:ind w:right="0" w:hanging="10"/>
        <w:rPr>
          <w:ins w:id="42" w:author="HDO" w:date="2026-08-11T11:59:00Z" w16du:dateUtc="2026-08-11T14:59:00Z"/>
        </w:rPr>
      </w:pPr>
      <w:ins w:id="43" w:author="HDO" w:date="2026-08-11T11:59:00Z" w16du:dateUtc="2026-08-11T14:59:00Z">
        <w:r>
          <w:t>Biodiesel de segunda generación: aquel que acredite, mediante certificación emitida por un esquema de sustentabilidad reconocido internacionalmente, tales como ISCC EU o ISCC Plus, o el que en el futuro los reemplace, una reducción de emisiones de gases de efecto invernadero por unidad de energía igual o superior al noventa por ciento (90%) respecto del valor de referencia del combustible fósil sustituido.</w:t>
        </w:r>
      </w:ins>
    </w:p>
    <w:p w14:paraId="629E48D7" w14:textId="77777777" w:rsidR="001831EF" w:rsidRDefault="001831EF">
      <w:pPr>
        <w:ind w:right="0" w:firstLine="0"/>
        <w:rPr>
          <w:moveTo w:id="44" w:author="HDO" w:date="2026-08-11T11:59:00Z" w16du:dateUtc="2026-08-11T14:59:00Z"/>
        </w:rPr>
      </w:pPr>
      <w:moveToRangeStart w:id="45" w:author="HDO" w:date="2026-08-11T11:59:00Z" w:name="move237341962"/>
    </w:p>
    <w:p w14:paraId="6D5D555E" w14:textId="77777777" w:rsidR="001831EF" w:rsidRDefault="00000000">
      <w:pPr>
        <w:ind w:right="0" w:firstLine="0"/>
        <w:rPr>
          <w:ins w:id="46" w:author="HDO" w:date="2026-08-11T11:59:00Z" w16du:dateUtc="2026-08-11T14:59:00Z"/>
        </w:rPr>
      </w:pPr>
      <w:moveTo w:id="47" w:author="HDO" w:date="2026-08-11T11:59:00Z" w16du:dateUtc="2026-08-11T14:59:00Z">
        <w:r>
          <w:t xml:space="preserve">El </w:t>
        </w:r>
      </w:moveTo>
      <w:moveToRangeEnd w:id="45"/>
      <w:ins w:id="48" w:author="HDO" w:date="2026-08-11T11:59:00Z" w16du:dateUtc="2026-08-11T14:59:00Z">
        <w:r>
          <w:t xml:space="preserve">valor de emisión por defecto para el gasoil y la nafta de origen fósil se fija en noventa y cuatro gramos de dióxido de carbono equivalente por </w:t>
        </w:r>
        <w:proofErr w:type="spellStart"/>
        <w:r>
          <w:t>megajulio</w:t>
        </w:r>
        <w:proofErr w:type="spellEnd"/>
        <w:r>
          <w:t xml:space="preserve"> (94 gCO2eq/MJ) y noventa y tres coma tres gramos de dióxido de carbono equivalente por </w:t>
        </w:r>
        <w:proofErr w:type="spellStart"/>
        <w:r>
          <w:t>megajulio</w:t>
        </w:r>
        <w:proofErr w:type="spellEnd"/>
        <w:r>
          <w:t xml:space="preserve"> (93,3 gCO2eq/MJ), respectivamente, pudiendo dichos valores ser actualizados por la Autoridad de Aplicación mediante acto fundado.</w:t>
        </w:r>
      </w:ins>
    </w:p>
    <w:p w14:paraId="30A0DB41" w14:textId="77777777" w:rsidR="001831EF" w:rsidRDefault="001831EF">
      <w:pPr>
        <w:ind w:right="0" w:firstLine="0"/>
        <w:rPr>
          <w:ins w:id="49" w:author="HDO" w:date="2026-08-11T11:59:00Z" w16du:dateUtc="2026-08-11T14:59:00Z"/>
        </w:rPr>
      </w:pPr>
    </w:p>
    <w:p w14:paraId="260819DE" w14:textId="77777777" w:rsidR="001831EF" w:rsidRDefault="00000000">
      <w:pPr>
        <w:numPr>
          <w:ilvl w:val="0"/>
          <w:numId w:val="3"/>
        </w:numPr>
        <w:ind w:right="0" w:hanging="10"/>
        <w:rPr>
          <w:ins w:id="50" w:author="HDO" w:date="2026-08-11T11:59:00Z" w16du:dateUtc="2026-08-11T14:59:00Z"/>
        </w:rPr>
      </w:pPr>
      <w:ins w:id="51" w:author="HDO" w:date="2026-08-11T11:59:00Z" w16du:dateUtc="2026-08-11T14:59:00Z">
        <w:r>
          <w:t>Coprocesado: combustible hidrocarbonado obtenido mediante coprocesamiento, cuya fracción renovable no resulta físicamente separable del componente fósil y debe ser determinada mediante balance de masa, trazabilidad documental y certificación emitida por un esquema de sustentabilidad reconocido internacionalmente, en los términos previstos para el componente biogénico certificado.</w:t>
        </w:r>
      </w:ins>
    </w:p>
    <w:p w14:paraId="1FD5178B" w14:textId="77777777" w:rsidR="001831EF" w:rsidRDefault="001831EF">
      <w:pPr>
        <w:ind w:left="0" w:right="0" w:firstLine="0"/>
        <w:rPr>
          <w:ins w:id="52" w:author="HDO" w:date="2026-08-11T11:59:00Z" w16du:dateUtc="2026-08-11T14:59:00Z"/>
        </w:rPr>
      </w:pPr>
    </w:p>
    <w:p w14:paraId="4CF4E452" w14:textId="77777777" w:rsidR="001831EF" w:rsidRDefault="00000000">
      <w:pPr>
        <w:numPr>
          <w:ilvl w:val="0"/>
          <w:numId w:val="3"/>
        </w:numPr>
        <w:ind w:right="0" w:hanging="10"/>
        <w:rPr>
          <w:ins w:id="53" w:author="HDO" w:date="2026-08-11T11:59:00Z" w16du:dateUtc="2026-08-11T14:59:00Z"/>
        </w:rPr>
      </w:pPr>
      <w:ins w:id="54" w:author="HDO" w:date="2026-08-11T11:59:00Z" w16du:dateUtc="2026-08-11T14:59:00Z">
        <w:r>
          <w:t>Componente biogénico certificado: fracción renovable efectivamente incorporada a un combustible fósil mediante coprocesamiento, medida en unidades físicas y energéticas, acreditada mediante balance de masa, trazabilidad documental y certificación emitida por un esquema de sustentabilidad reconocido internacionalmente. Solo dicho componente podrá ser computado a los fines previstos en los artículos 12, 19, 36, 40 y 41 de la presente ley.</w:t>
        </w:r>
      </w:ins>
    </w:p>
    <w:p w14:paraId="18EEB59D" w14:textId="77777777" w:rsidR="001831EF" w:rsidRDefault="001831EF">
      <w:pPr>
        <w:ind w:left="-5" w:right="0"/>
        <w:rPr>
          <w:moveFrom w:id="55" w:author="HDO" w:date="2026-08-11T11:59:00Z" w16du:dateUtc="2026-08-11T14:59:00Z"/>
          <w:lang w:val="es-ES"/>
        </w:rPr>
      </w:pPr>
      <w:moveFromRangeStart w:id="56" w:author="HDO" w:date="2026-08-11T11:59:00Z" w:name="move237341963"/>
    </w:p>
    <w:p w14:paraId="69E7F9CC" w14:textId="77777777" w:rsidR="001831EF" w:rsidRDefault="00000000">
      <w:pPr>
        <w:ind w:left="0" w:right="0" w:firstLine="0"/>
      </w:pPr>
      <w:moveFrom w:id="57" w:author="HDO" w:date="2026-08-11T11:59:00Z" w16du:dateUtc="2026-08-11T14:59:00Z">
        <w:r>
          <w:rPr>
            <w:lang w:val="es-ES"/>
          </w:rPr>
          <w:t xml:space="preserve">Los </w:t>
        </w:r>
      </w:moveFrom>
      <w:moveFromRangeEnd w:id="56"/>
      <w:del w:id="58" w:author="HDO" w:date="2026-08-11T11:59:00Z" w16du:dateUtc="2026-08-11T14:59:00Z">
        <w:r>
          <w:delText xml:space="preserve">combustibles líquidos que proceden de materias primas de origen orgánico renovable, tanto vegetal como animal, y/o del tratamiento de material residual de origen biológico y/u orgánico; </w:delText>
        </w:r>
      </w:del>
    </w:p>
    <w:p w14:paraId="0367096A" w14:textId="77777777" w:rsidR="001831EF" w:rsidRDefault="00000000">
      <w:pPr>
        <w:spacing w:after="0" w:line="259" w:lineRule="auto"/>
        <w:ind w:left="0" w:right="0" w:firstLine="0"/>
        <w:jc w:val="left"/>
      </w:pPr>
      <w:r>
        <w:t xml:space="preserve"> </w:t>
      </w:r>
    </w:p>
    <w:p w14:paraId="22E0D61E" w14:textId="77777777" w:rsidR="001831EF" w:rsidRDefault="00000000">
      <w:pPr>
        <w:numPr>
          <w:ilvl w:val="0"/>
          <w:numId w:val="3"/>
        </w:numPr>
        <w:ind w:right="0" w:hanging="10"/>
      </w:pPr>
      <w:r>
        <w:t xml:space="preserve">Aquellos combustibles de origen sintético que utilizan como principales materias primas agua y CO2 (dióxido de carbono), siendo su principal fuente de energía la energía eléctrica proveniente de fuentes renovables; </w:t>
      </w:r>
    </w:p>
    <w:p w14:paraId="2682EFA0" w14:textId="77777777" w:rsidR="001831EF" w:rsidRDefault="00000000">
      <w:pPr>
        <w:spacing w:after="0" w:line="259" w:lineRule="auto"/>
        <w:ind w:left="0" w:right="0" w:firstLine="0"/>
        <w:jc w:val="left"/>
      </w:pPr>
      <w:r>
        <w:t xml:space="preserve"> </w:t>
      </w:r>
    </w:p>
    <w:p w14:paraId="082FA5D8" w14:textId="77777777" w:rsidR="001831EF" w:rsidRDefault="00000000">
      <w:pPr>
        <w:ind w:left="-5" w:right="0"/>
      </w:pPr>
      <w:r>
        <w:t xml:space="preserve">Dichos productos deberán ser declarados como biocombustibles de conformidad con la reglamentación que a tal efecto se dicte, y en tanto cumplan los requisitos de calidad que establezca la autoridad de aplicación. </w:t>
      </w:r>
    </w:p>
    <w:p w14:paraId="26FA0558" w14:textId="77777777" w:rsidR="001831EF" w:rsidRDefault="00000000">
      <w:pPr>
        <w:spacing w:after="0" w:line="259" w:lineRule="auto"/>
        <w:ind w:left="0" w:right="0" w:firstLine="0"/>
        <w:jc w:val="left"/>
      </w:pPr>
      <w:r>
        <w:t xml:space="preserve"> </w:t>
      </w:r>
    </w:p>
    <w:p w14:paraId="60ABCB72" w14:textId="77777777" w:rsidR="001831EF" w:rsidRDefault="00000000">
      <w:pPr>
        <w:ind w:left="-5" w:right="0"/>
      </w:pPr>
      <w:r>
        <w:t xml:space="preserve">La autoridad de aplicación podrá incluir en la categoría de biocombustibles, a los efectos de la presente ley, a cualquier otro combustible líquido o gaseoso, en función de la evolución del mercado interno y externo y de las innovaciones científicas y tecnológicas, de conformidad con la reglamentación que a tal efecto se dicte y sujeto al cumplimiento de los requisitos de calidad establecidos. </w:t>
      </w:r>
    </w:p>
    <w:p w14:paraId="39A8C362" w14:textId="77777777" w:rsidR="001831EF" w:rsidRDefault="001831EF">
      <w:pPr>
        <w:ind w:left="-5" w:right="0"/>
      </w:pPr>
    </w:p>
    <w:p w14:paraId="1A5C60D1" w14:textId="77777777" w:rsidR="001831EF" w:rsidRDefault="00000000">
      <w:pPr>
        <w:ind w:left="-5" w:right="0"/>
        <w:rPr>
          <w:ins w:id="59" w:author="HDO" w:date="2026-08-11T11:59:00Z" w16du:dateUtc="2026-08-11T14:59:00Z"/>
          <w:lang w:val="es-ES"/>
        </w:rPr>
      </w:pPr>
      <w:ins w:id="60" w:author="HDO" w:date="2026-08-11T11:59:00Z" w16du:dateUtc="2026-08-11T14:59:00Z">
        <w:r>
          <w:rPr>
            <w:lang w:val="es-ES"/>
          </w:rPr>
          <w:t>Asimismo, a los efectos de la presente ley, se entiende por:</w:t>
        </w:r>
      </w:ins>
    </w:p>
    <w:p w14:paraId="64FB0013" w14:textId="77777777" w:rsidR="001831EF" w:rsidRDefault="001831EF">
      <w:pPr>
        <w:ind w:left="0" w:firstLine="0"/>
        <w:rPr>
          <w:ins w:id="61" w:author="HDO" w:date="2026-08-11T11:59:00Z" w16du:dateUtc="2026-08-11T14:59:00Z"/>
        </w:rPr>
      </w:pPr>
    </w:p>
    <w:p w14:paraId="0C3EC40E" w14:textId="77777777" w:rsidR="001831EF" w:rsidRDefault="00000000">
      <w:pPr>
        <w:numPr>
          <w:ilvl w:val="0"/>
          <w:numId w:val="3"/>
        </w:numPr>
        <w:ind w:right="0" w:hanging="10"/>
        <w:rPr>
          <w:moveTo w:id="62" w:author="HDO" w:date="2026-08-11T11:59:00Z" w16du:dateUtc="2026-08-11T14:59:00Z"/>
        </w:rPr>
      </w:pPr>
      <w:moveToRangeStart w:id="63" w:author="HDO" w:date="2026-08-11T11:59:00Z" w:name="move237341964"/>
      <w:moveTo w:id="64" w:author="HDO" w:date="2026-08-11T11:59:00Z" w16du:dateUtc="2026-08-11T14:59:00Z">
        <w:r>
          <w:t xml:space="preserve">Empresas Integradas: Aquellas productoras de biodiesel que forman parte de un ente individual y/o grupo económico tenedor, entre sus activos, de una o más fábricas de aceites vegetales y harinas proteicas. </w:t>
        </w:r>
      </w:moveTo>
    </w:p>
    <w:moveToRangeEnd w:id="63"/>
    <w:p w14:paraId="5EF3F6D2" w14:textId="77777777" w:rsidR="001831EF" w:rsidRDefault="001831EF">
      <w:pPr>
        <w:ind w:right="0" w:firstLine="0"/>
      </w:pPr>
    </w:p>
    <w:p w14:paraId="5050B6CC" w14:textId="77777777" w:rsidR="001831EF" w:rsidRDefault="00000000">
      <w:pPr>
        <w:numPr>
          <w:ilvl w:val="0"/>
          <w:numId w:val="3"/>
        </w:numPr>
        <w:ind w:right="0" w:hanging="10"/>
        <w:rPr>
          <w:moveTo w:id="65" w:author="HDO" w:date="2026-08-11T11:59:00Z" w16du:dateUtc="2026-08-11T14:59:00Z"/>
        </w:rPr>
      </w:pPr>
      <w:moveToRangeStart w:id="66" w:author="HDO" w:date="2026-08-11T11:59:00Z" w:name="move237341965"/>
      <w:moveTo w:id="67" w:author="HDO" w:date="2026-08-11T11:59:00Z" w16du:dateUtc="2026-08-11T14:59:00Z">
        <w:r>
          <w:lastRenderedPageBreak/>
          <w:t xml:space="preserve">Empresas No Integradas: Aquellas productoras de biodiesel que no forman parte de un ente individual y/o grupo económico tenedor, entre sus activos, de una o más fábricas de aceites vegetales y harinas proteicas. </w:t>
        </w:r>
      </w:moveTo>
    </w:p>
    <w:p w14:paraId="43818826" w14:textId="77777777" w:rsidR="001831EF" w:rsidRDefault="001831EF">
      <w:pPr>
        <w:pStyle w:val="ListParagraph"/>
        <w:rPr>
          <w:moveTo w:id="68" w:author="HDO" w:date="2026-08-11T11:59:00Z" w16du:dateUtc="2026-08-11T14:59:00Z"/>
        </w:rPr>
      </w:pPr>
      <w:moveToRangeStart w:id="69" w:author="HDO" w:date="2026-08-11T11:59:00Z" w:name="move237341966"/>
      <w:moveToRangeEnd w:id="66"/>
    </w:p>
    <w:p w14:paraId="5B51040D" w14:textId="77777777" w:rsidR="001831EF" w:rsidRDefault="00000000">
      <w:pPr>
        <w:numPr>
          <w:ilvl w:val="0"/>
          <w:numId w:val="3"/>
        </w:numPr>
        <w:ind w:right="0" w:hanging="10"/>
        <w:rPr>
          <w:moveTo w:id="70" w:author="HDO" w:date="2026-08-11T11:59:00Z" w16du:dateUtc="2026-08-11T14:59:00Z"/>
        </w:rPr>
      </w:pPr>
      <w:moveTo w:id="71" w:author="HDO" w:date="2026-08-11T11:59:00Z" w16du:dateUtc="2026-08-11T14:59:00Z">
        <w:r>
          <w:t xml:space="preserve">Grupo económico: Conjunto de dos o más entidades (comerciales, públicas o privadas) donde una de ellas, independientemente de si está constituida en la República Argentina, ejerce control o influencia significativa sobre las otras. Se considera que existe un grupo económico si se cumple alguna de las siguientes condiciones: </w:t>
        </w:r>
      </w:moveTo>
    </w:p>
    <w:p w14:paraId="4E15564A" w14:textId="77777777" w:rsidR="001831EF" w:rsidRDefault="001831EF">
      <w:pPr>
        <w:ind w:right="0" w:firstLine="0"/>
        <w:rPr>
          <w:moveTo w:id="72" w:author="HDO" w:date="2026-08-11T11:59:00Z" w16du:dateUtc="2026-08-11T14:59:00Z"/>
        </w:rPr>
      </w:pPr>
      <w:moveToRangeStart w:id="73" w:author="HDO" w:date="2026-08-11T11:59:00Z" w:name="move237341967"/>
      <w:moveToRangeEnd w:id="69"/>
    </w:p>
    <w:p w14:paraId="239C407B" w14:textId="77777777" w:rsidR="001831EF" w:rsidRDefault="00000000">
      <w:pPr>
        <w:numPr>
          <w:ilvl w:val="1"/>
          <w:numId w:val="3"/>
        </w:numPr>
        <w:ind w:right="0" w:hanging="10"/>
        <w:rPr>
          <w:moveTo w:id="74" w:author="HDO" w:date="2026-08-11T11:59:00Z" w16du:dateUtc="2026-08-11T14:59:00Z"/>
        </w:rPr>
      </w:pPr>
      <w:moveTo w:id="75" w:author="HDO" w:date="2026-08-11T11:59:00Z" w16du:dateUtc="2026-08-11T14:59:00Z">
        <w:r>
          <w:t xml:space="preserve">Control de Votos: Una entidad tiene la participación necesaria para dictar las decisiones en las reuniones o asambleas de otra, ya sea de forma directa o a través de terceros; </w:t>
        </w:r>
      </w:moveTo>
    </w:p>
    <w:p w14:paraId="3C62823B" w14:textId="77777777" w:rsidR="001831EF" w:rsidRDefault="001831EF">
      <w:pPr>
        <w:ind w:right="0" w:firstLine="0"/>
        <w:rPr>
          <w:moveTo w:id="76" w:author="HDO" w:date="2026-08-11T11:59:00Z" w16du:dateUtc="2026-08-11T14:59:00Z"/>
        </w:rPr>
      </w:pPr>
      <w:moveToRangeStart w:id="77" w:author="HDO" w:date="2026-08-11T11:59:00Z" w:name="move237341968"/>
      <w:moveToRangeEnd w:id="73"/>
    </w:p>
    <w:p w14:paraId="2A2AD937" w14:textId="77777777" w:rsidR="001831EF" w:rsidRDefault="00000000">
      <w:pPr>
        <w:numPr>
          <w:ilvl w:val="1"/>
          <w:numId w:val="3"/>
        </w:numPr>
        <w:ind w:right="0" w:hanging="10"/>
        <w:rPr>
          <w:moveTo w:id="78" w:author="HDO" w:date="2026-08-11T11:59:00Z" w16du:dateUtc="2026-08-11T14:59:00Z"/>
        </w:rPr>
      </w:pPr>
      <w:moveTo w:id="79" w:author="HDO" w:date="2026-08-11T11:59:00Z" w16du:dateUtc="2026-08-11T14:59:00Z">
        <w:r>
          <w:t xml:space="preserve">Influencia Dominante: Una entidad ejerce una influencia decisiva sobre las decisiones de otra. La misma se presume de forma irrefutable si posee, directa o indirectamente, al menos el 25% del capital y, además, constituye la primera minoría; </w:t>
        </w:r>
      </w:moveTo>
    </w:p>
    <w:p w14:paraId="48DBED45" w14:textId="77777777" w:rsidR="001831EF" w:rsidRDefault="001831EF">
      <w:pPr>
        <w:ind w:right="0" w:firstLine="0"/>
        <w:rPr>
          <w:moveTo w:id="80" w:author="HDO" w:date="2026-08-11T11:59:00Z" w16du:dateUtc="2026-08-11T14:59:00Z"/>
        </w:rPr>
      </w:pPr>
      <w:moveToRangeStart w:id="81" w:author="HDO" w:date="2026-08-11T11:59:00Z" w:name="move237341969"/>
      <w:moveToRangeEnd w:id="77"/>
    </w:p>
    <w:p w14:paraId="382A4530" w14:textId="77777777" w:rsidR="001831EF" w:rsidRDefault="00000000">
      <w:pPr>
        <w:numPr>
          <w:ilvl w:val="1"/>
          <w:numId w:val="3"/>
        </w:numPr>
        <w:ind w:right="0" w:hanging="10"/>
        <w:rPr>
          <w:moveTo w:id="82" w:author="HDO" w:date="2026-08-11T11:59:00Z" w16du:dateUtc="2026-08-11T14:59:00Z"/>
        </w:rPr>
      </w:pPr>
      <w:moveTo w:id="83" w:author="HDO" w:date="2026-08-11T11:59:00Z" w16du:dateUtc="2026-08-11T14:59:00Z">
        <w:r>
          <w:t xml:space="preserve">Vínculos Especiales: Existen lazos particulares que demuestran dependencia, tales como compartir la dirección o gerenciamiento, poseer dependencia técnica, económica, financiera, patrimonial o de producción, o realizar operaciones comerciales o crediticias que se desvíen de las prácticas habituales entre entidades independientes; </w:t>
        </w:r>
      </w:moveTo>
    </w:p>
    <w:p w14:paraId="48AD031A" w14:textId="77777777" w:rsidR="001831EF" w:rsidRDefault="001831EF">
      <w:pPr>
        <w:ind w:right="0" w:firstLine="0"/>
        <w:rPr>
          <w:moveTo w:id="84" w:author="HDO" w:date="2026-08-11T11:59:00Z" w16du:dateUtc="2026-08-11T14:59:00Z"/>
        </w:rPr>
      </w:pPr>
      <w:moveToRangeStart w:id="85" w:author="HDO" w:date="2026-08-11T11:59:00Z" w:name="move237341970"/>
      <w:moveToRangeEnd w:id="81"/>
    </w:p>
    <w:p w14:paraId="305CCCEB" w14:textId="77777777" w:rsidR="001831EF" w:rsidRDefault="00000000">
      <w:pPr>
        <w:numPr>
          <w:ilvl w:val="1"/>
          <w:numId w:val="3"/>
        </w:numPr>
        <w:ind w:right="0" w:hanging="10"/>
        <w:rPr>
          <w:moveTo w:id="86" w:author="HDO" w:date="2026-08-11T11:59:00Z" w16du:dateUtc="2026-08-11T14:59:00Z"/>
        </w:rPr>
      </w:pPr>
      <w:moveTo w:id="87" w:author="HDO" w:date="2026-08-11T11:59:00Z" w16du:dateUtc="2026-08-11T14:59:00Z">
        <w:r>
          <w:t xml:space="preserve">Cuantificación y Principio de Realidad Económica: Para determinar la capacidad de producción de biodiesel dentro de un grupo, se suma el porcentaje de participación de cada entidad en el capital de las empresas restantes. La evaluación de la existencia de un grupo económico se basa en el principio de realidad económica (establecido en la Ley N° 11.683 T.O. o normas similares). Esto significa que se analiza cualquier acuerdo o acto que, de hecho o de derecho, transfiera activos u otorgue influencia determinante en la administración o en la estrategia competitiva de una entidad a otra; </w:t>
        </w:r>
      </w:moveTo>
    </w:p>
    <w:p w14:paraId="732E305B" w14:textId="77777777" w:rsidR="001831EF" w:rsidRDefault="001831EF">
      <w:pPr>
        <w:ind w:right="0" w:firstLine="0"/>
        <w:rPr>
          <w:moveTo w:id="88" w:author="HDO" w:date="2026-08-11T11:59:00Z" w16du:dateUtc="2026-08-11T14:59:00Z"/>
        </w:rPr>
      </w:pPr>
    </w:p>
    <w:moveToRangeEnd w:id="85"/>
    <w:p w14:paraId="4E01FCDB" w14:textId="77777777" w:rsidR="001831EF" w:rsidRDefault="001831EF">
      <w:pPr>
        <w:ind w:left="-5" w:right="0"/>
      </w:pPr>
    </w:p>
    <w:p w14:paraId="7F6D762B" w14:textId="77777777" w:rsidR="001831EF" w:rsidRDefault="00000000">
      <w:pPr>
        <w:ind w:left="-5" w:right="0"/>
      </w:pPr>
      <w:r>
        <w:rPr>
          <w:b/>
          <w:bCs/>
        </w:rPr>
        <w:t>ARTÍCULO 7º.-</w:t>
      </w:r>
      <w:r>
        <w:t xml:space="preserve"> Calidad. Los biocombustibles y las mezclas de estos con combustibles fósiles que se comercialicen dentro del territorio nacional deberán cumplir con la normativa de calidad vigente para cada uno de los productos en cuestión, conforme lo determine la autoridad de aplicación. </w:t>
      </w:r>
    </w:p>
    <w:p w14:paraId="255B4749" w14:textId="77777777" w:rsidR="001831EF" w:rsidRDefault="00000000">
      <w:pPr>
        <w:spacing w:after="0" w:line="259" w:lineRule="auto"/>
        <w:ind w:left="0" w:right="0" w:firstLine="0"/>
        <w:jc w:val="left"/>
      </w:pPr>
      <w:r>
        <w:t xml:space="preserve"> </w:t>
      </w:r>
    </w:p>
    <w:p w14:paraId="39CA7225" w14:textId="77777777" w:rsidR="001831EF" w:rsidRDefault="00000000">
      <w:pPr>
        <w:pStyle w:val="Heading2"/>
        <w:ind w:right="0"/>
      </w:pPr>
      <w:r>
        <w:t xml:space="preserve">Capítulo V - Sujetos de la Ley </w:t>
      </w:r>
    </w:p>
    <w:p w14:paraId="2689B8E1" w14:textId="77777777" w:rsidR="001831EF" w:rsidRDefault="00000000">
      <w:pPr>
        <w:spacing w:after="28" w:line="259" w:lineRule="auto"/>
        <w:ind w:left="0" w:right="0" w:firstLine="0"/>
        <w:jc w:val="left"/>
      </w:pPr>
      <w:r>
        <w:rPr>
          <w:rFonts w:ascii="Calibri" w:eastAsia="Calibri" w:hAnsi="Calibri" w:cs="Calibri"/>
        </w:rPr>
        <w:t xml:space="preserve"> </w:t>
      </w:r>
    </w:p>
    <w:p w14:paraId="0C865580" w14:textId="77777777" w:rsidR="001831EF" w:rsidRDefault="00000000">
      <w:pPr>
        <w:ind w:left="-5" w:right="0"/>
      </w:pPr>
      <w:r>
        <w:rPr>
          <w:b/>
          <w:bCs/>
        </w:rPr>
        <w:t>ARTÍCULO 8º.-</w:t>
      </w:r>
      <w:r>
        <w:t xml:space="preserve"> Sujetos activos. Son sujetos activos de la industria de los biocombustibles los elaboradores o productores, almacenadores, mezcladores, autoconsumidores, suministradores y/o comercializadores. </w:t>
      </w:r>
    </w:p>
    <w:p w14:paraId="188AC719" w14:textId="77777777" w:rsidR="001831EF" w:rsidRDefault="00000000">
      <w:pPr>
        <w:spacing w:after="0" w:line="259" w:lineRule="auto"/>
        <w:ind w:left="0" w:right="0" w:firstLine="0"/>
        <w:jc w:val="left"/>
      </w:pPr>
      <w:r>
        <w:t xml:space="preserve"> </w:t>
      </w:r>
    </w:p>
    <w:p w14:paraId="1F04DB62" w14:textId="77777777" w:rsidR="001831EF" w:rsidRDefault="00000000">
      <w:pPr>
        <w:ind w:left="-5" w:right="0"/>
      </w:pPr>
      <w:r>
        <w:rPr>
          <w:b/>
          <w:bCs/>
        </w:rPr>
        <w:t>ARTÍCULO 9º.-</w:t>
      </w:r>
      <w:r>
        <w:t xml:space="preserve"> Libre ingreso a la actividad. Las actividades comprendidas en la presente ley serán ejercidas libremente con arreglo a las disposiciones generales en ella previstas y a las normas reglamentarias que en su consecuencia se dicten. </w:t>
      </w:r>
    </w:p>
    <w:p w14:paraId="1860F527" w14:textId="77777777" w:rsidR="001831EF" w:rsidRDefault="00000000">
      <w:pPr>
        <w:spacing w:after="0" w:line="259" w:lineRule="auto"/>
        <w:ind w:left="0" w:right="0" w:firstLine="0"/>
        <w:jc w:val="left"/>
      </w:pPr>
      <w:r>
        <w:t xml:space="preserve"> </w:t>
      </w:r>
    </w:p>
    <w:p w14:paraId="5AA995A2" w14:textId="77777777" w:rsidR="001831EF" w:rsidRDefault="00000000">
      <w:pPr>
        <w:ind w:left="-5" w:right="0"/>
      </w:pPr>
      <w:r>
        <w:t xml:space="preserve">Dichas actividades deberán propender a la competencia, la no discriminación, el libre acceso, la asignación eficiente de recursos, la seguridad pública y la preservación del medio ambiente. </w:t>
      </w:r>
    </w:p>
    <w:p w14:paraId="36DE5818" w14:textId="77777777" w:rsidR="001831EF" w:rsidRDefault="00000000">
      <w:pPr>
        <w:spacing w:after="0" w:line="259" w:lineRule="auto"/>
        <w:ind w:left="0" w:right="0" w:firstLine="0"/>
        <w:jc w:val="left"/>
      </w:pPr>
      <w:r>
        <w:t xml:space="preserve"> </w:t>
      </w:r>
    </w:p>
    <w:p w14:paraId="0AE66E4F" w14:textId="77777777" w:rsidR="001831EF" w:rsidRDefault="00000000">
      <w:pPr>
        <w:ind w:left="-5" w:right="0"/>
      </w:pPr>
      <w:r>
        <w:rPr>
          <w:b/>
          <w:bCs/>
        </w:rPr>
        <w:t>ARTÍCULO 10</w:t>
      </w:r>
      <w:del w:id="89" w:author="HDO" w:date="2026-08-11T11:59:00Z" w16du:dateUtc="2026-08-11T14:59:00Z">
        <w:r>
          <w:rPr>
            <w:b/>
            <w:bCs/>
          </w:rPr>
          <w:delText>.-</w:delText>
        </w:r>
      </w:del>
      <w:ins w:id="90" w:author="HDO" w:date="2026-08-11T11:59:00Z" w16du:dateUtc="2026-08-11T14:59:00Z">
        <w:r>
          <w:rPr>
            <w:b/>
            <w:bCs/>
          </w:rPr>
          <w:t>°.-</w:t>
        </w:r>
      </w:ins>
      <w:r>
        <w:rPr>
          <w:b/>
          <w:bCs/>
        </w:rPr>
        <w:t xml:space="preserve"> </w:t>
      </w:r>
      <w:r>
        <w:t xml:space="preserve">Elaboración, almacenaje, suministro, comercialización y mezcla. La elaboración, almacenamiento, autoconsumo, suministro y/o comercialización de biocombustibles, incluyendo su mezcla con combustibles fósiles, en el mercado interno y/o </w:t>
      </w:r>
      <w:r>
        <w:lastRenderedPageBreak/>
        <w:t xml:space="preserve">externo, podrán ser llevadas a cabo por las personas humanas o jurídicas que se encuentren debidamente registradas, conforme a los requisitos que se establezcan en la reglamentación. </w:t>
      </w:r>
    </w:p>
    <w:p w14:paraId="45227B28" w14:textId="77777777" w:rsidR="001831EF" w:rsidRDefault="00000000">
      <w:pPr>
        <w:spacing w:after="0" w:line="259" w:lineRule="auto"/>
        <w:ind w:left="0" w:right="0" w:firstLine="0"/>
        <w:jc w:val="left"/>
      </w:pPr>
      <w:r>
        <w:t xml:space="preserve"> </w:t>
      </w:r>
    </w:p>
    <w:p w14:paraId="56DB78AF" w14:textId="77777777" w:rsidR="001831EF" w:rsidRDefault="00000000">
      <w:pPr>
        <w:ind w:left="-5" w:right="0"/>
      </w:pPr>
      <w:r>
        <w:t xml:space="preserve">La Autoridad de Aplicación verificará la veracidad y el cumplimiento de la información aportada al momento de la inscripción, e indicará las subsanaciones que correspondan dentro de un plazo de DIEZ (10) días hábiles contados desde su presentación. </w:t>
      </w:r>
    </w:p>
    <w:p w14:paraId="3CB1B288" w14:textId="77777777" w:rsidR="001831EF" w:rsidRDefault="00000000">
      <w:pPr>
        <w:spacing w:after="0" w:line="259" w:lineRule="auto"/>
        <w:ind w:left="0" w:right="0" w:firstLine="0"/>
        <w:jc w:val="left"/>
      </w:pPr>
      <w:r>
        <w:t xml:space="preserve"> </w:t>
      </w:r>
    </w:p>
    <w:p w14:paraId="3EA3537F" w14:textId="77777777" w:rsidR="009C3ABE" w:rsidRDefault="00000000">
      <w:pPr>
        <w:ind w:left="-5" w:right="0"/>
      </w:pPr>
      <w:r>
        <w:t xml:space="preserve">El silencio administrativo tendrá sentido positivo, con los alcances previstos en el artículo 10, inciso b) de la Ley Nacional de Procedimientos Administrativos N° 19.549 y sus modificatorias. </w:t>
      </w:r>
    </w:p>
    <w:p w14:paraId="6128EB0F" w14:textId="77777777" w:rsidR="009C3ABE" w:rsidRDefault="009C3ABE">
      <w:pPr>
        <w:ind w:left="-5" w:right="0"/>
      </w:pPr>
    </w:p>
    <w:p w14:paraId="081AE6E6" w14:textId="1AC70C20" w:rsidR="001831EF" w:rsidRDefault="00000000">
      <w:pPr>
        <w:ind w:left="-5" w:right="0"/>
        <w:rPr>
          <w:ins w:id="91" w:author="HDO" w:date="2026-08-11T11:59:00Z" w16du:dateUtc="2026-08-11T14:59:00Z"/>
        </w:rPr>
      </w:pPr>
      <w:ins w:id="92" w:author="HDO" w:date="2026-08-11T11:59:00Z" w16du:dateUtc="2026-08-11T14:59:00Z">
        <w:r>
          <w:t xml:space="preserve">El silencio positivo producirá efectos exclusivamente respecto de la inscripción registral y no autorizará el inicio de actividades ni sustituirá las habilitaciones técnicas, ambientales o de seguridad, ni las autorizaciones provinciales o municipales, ni las inspecciones previas que correspondan. </w:t>
        </w:r>
      </w:ins>
    </w:p>
    <w:p w14:paraId="0B18B0B8" w14:textId="77777777" w:rsidR="001831EF" w:rsidRDefault="00000000">
      <w:pPr>
        <w:spacing w:after="0" w:line="259" w:lineRule="auto"/>
        <w:ind w:left="0" w:right="0" w:firstLine="0"/>
        <w:jc w:val="left"/>
      </w:pPr>
      <w:r>
        <w:t xml:space="preserve"> </w:t>
      </w:r>
    </w:p>
    <w:p w14:paraId="4D4027EF" w14:textId="77777777" w:rsidR="001831EF" w:rsidRDefault="00000000">
      <w:pPr>
        <w:pStyle w:val="Heading2"/>
        <w:ind w:right="5"/>
      </w:pPr>
      <w:r>
        <w:t xml:space="preserve">Capítulo VI - Disposiciones comunes a los Sujetos Activos </w:t>
      </w:r>
    </w:p>
    <w:p w14:paraId="3148D24B" w14:textId="77777777" w:rsidR="001831EF" w:rsidRDefault="00000000">
      <w:pPr>
        <w:spacing w:after="28" w:line="259" w:lineRule="auto"/>
        <w:ind w:left="0" w:right="0" w:firstLine="0"/>
        <w:jc w:val="left"/>
      </w:pPr>
      <w:r>
        <w:rPr>
          <w:rFonts w:ascii="Calibri" w:eastAsia="Calibri" w:hAnsi="Calibri" w:cs="Calibri"/>
        </w:rPr>
        <w:t xml:space="preserve"> </w:t>
      </w:r>
    </w:p>
    <w:p w14:paraId="51B85240" w14:textId="77777777" w:rsidR="001831EF" w:rsidRDefault="00000000">
      <w:pPr>
        <w:ind w:left="-5" w:right="0"/>
      </w:pPr>
      <w:r>
        <w:rPr>
          <w:b/>
          <w:bCs/>
        </w:rPr>
        <w:t>ARTÍCULO 11.-</w:t>
      </w:r>
      <w:r>
        <w:t xml:space="preserve"> Condiciones de prestación. Los sujetos alcanzados por la presente ley estarán obligados a mantener los equipos, instalaciones, envases y todo activo afectado a la actividad de forma tal que no impliquen un peligro para la seguridad pública. </w:t>
      </w:r>
    </w:p>
    <w:p w14:paraId="27383446" w14:textId="77777777" w:rsidR="001831EF" w:rsidRDefault="00000000">
      <w:pPr>
        <w:spacing w:after="0" w:line="259" w:lineRule="auto"/>
        <w:ind w:left="0" w:right="0" w:firstLine="0"/>
        <w:jc w:val="left"/>
      </w:pPr>
      <w:r>
        <w:t xml:space="preserve"> </w:t>
      </w:r>
    </w:p>
    <w:p w14:paraId="323A1ECC" w14:textId="77777777" w:rsidR="001831EF" w:rsidRDefault="00000000">
      <w:pPr>
        <w:ind w:left="-5" w:right="0"/>
      </w:pPr>
      <w:r>
        <w:t xml:space="preserve">La obligación establecida en el párrafo precedente subsiste incluso ante la inactividad, cese de operaciones o abandono de las instalaciones, y se extenderá hasta la baja registral definitiva o la destrucción total de los bienes debidamente acreditada ante la Autoridad de Aplicación con su documentación respaldatoria. </w:t>
      </w:r>
    </w:p>
    <w:p w14:paraId="7ABC48E1" w14:textId="77777777" w:rsidR="001831EF" w:rsidRDefault="00000000">
      <w:pPr>
        <w:spacing w:after="0" w:line="259" w:lineRule="auto"/>
        <w:ind w:left="0" w:right="0" w:firstLine="0"/>
        <w:jc w:val="left"/>
      </w:pPr>
      <w:r>
        <w:t xml:space="preserve"> </w:t>
      </w:r>
    </w:p>
    <w:p w14:paraId="2444D89A" w14:textId="77777777" w:rsidR="001831EF" w:rsidRDefault="00000000">
      <w:pPr>
        <w:ind w:left="-5" w:right="0"/>
      </w:pPr>
      <w:r>
        <w:t xml:space="preserve">Las instalaciones afectadas a la industria de los biocombustibles estarán sujetas a regímenes de inspección, revisión y verificación técnica periódica por parte de la Autoridad de Aplicación, quien estará facultada para ordenar medidas de carácter inmediato ante situaciones de peligro inminente o falta de mantenimiento, tendientes exclusivamente a resguardar la seguridad pública. </w:t>
      </w:r>
    </w:p>
    <w:p w14:paraId="00363EFA" w14:textId="77777777" w:rsidR="001831EF" w:rsidRDefault="00000000">
      <w:pPr>
        <w:spacing w:after="0" w:line="259" w:lineRule="auto"/>
        <w:ind w:left="0" w:right="0" w:firstLine="0"/>
        <w:jc w:val="left"/>
      </w:pPr>
      <w:r>
        <w:t xml:space="preserve"> </w:t>
      </w:r>
    </w:p>
    <w:p w14:paraId="3C1AA4AF" w14:textId="77777777" w:rsidR="001831EF" w:rsidRDefault="00000000">
      <w:pPr>
        <w:ind w:left="-5" w:right="0"/>
      </w:pPr>
      <w:r>
        <w:rPr>
          <w:b/>
          <w:bCs/>
        </w:rPr>
        <w:t>ARTÍCULO 12.-</w:t>
      </w:r>
      <w:r>
        <w:t xml:space="preserve"> Mezcla obligatoria de biocombustibles con combustibles fósiles. Gas Oil. Establécese que todo combustible líquido clasificado como gasoil o diésel oil - conforme la normativa de calidad de combustibles vigente o la que en el futuro la reemplace- que se comercialice dentro del territorio nacional deberá contener un porcentaje de mezcla mínimo obligatorio, en volumen, medido sobre la cantidad total del producto final comercializado, del SIETE COMA CINCO POR CIENTO (7,5%) de biodiesel. A partir de los DOCE (12) meses de la sanción de la ley, el porcentaje de mezcla mínimo obligatorio, en volumen, medido sobre la cantidad total del producto final comercializado, será del DIEZ POR CIENTO (10%) de biodiesel. </w:t>
      </w:r>
    </w:p>
    <w:p w14:paraId="652C9954" w14:textId="77777777" w:rsidR="001831EF" w:rsidRDefault="001831EF">
      <w:pPr>
        <w:rPr>
          <w:ins w:id="93" w:author="HDO" w:date="2026-08-11T11:59:00Z" w16du:dateUtc="2026-08-11T14:59:00Z"/>
        </w:rPr>
      </w:pPr>
    </w:p>
    <w:p w14:paraId="7B0305E0" w14:textId="77777777" w:rsidR="001831EF" w:rsidRPr="00486773" w:rsidRDefault="00000000">
      <w:pPr>
        <w:ind w:left="-5" w:right="0"/>
        <w:rPr>
          <w:ins w:id="94" w:author="HDO" w:date="2026-08-11T11:59:00Z" w16du:dateUtc="2026-08-11T14:59:00Z"/>
        </w:rPr>
      </w:pPr>
      <w:ins w:id="95" w:author="HDO" w:date="2026-08-11T11:59:00Z" w16du:dateUtc="2026-08-11T14:59:00Z">
        <w:r>
          <w:t xml:space="preserve">El porcentaje de mezcla obligatorio constituye un porcentaje de cumplimiento regulatorio, que podrá integrarse con biodiesel físicamente incorporado, con el componente biogénico certificado previsto en el artículo 19 y con los créditos adicionales reconocidos al biodiesel de segunda generación conforme el artículo 14, inciso </w:t>
        </w:r>
        <w:proofErr w:type="spellStart"/>
        <w:r>
          <w:t>iv</w:t>
        </w:r>
        <w:proofErr w:type="spellEnd"/>
        <w:r>
          <w:t>), dentro de los cómputos máximos previstos en la presente ley.</w:t>
        </w:r>
      </w:ins>
    </w:p>
    <w:p w14:paraId="3E0564D3" w14:textId="77777777" w:rsidR="001831EF" w:rsidRPr="00486773" w:rsidRDefault="001831EF">
      <w:pPr>
        <w:rPr>
          <w:ins w:id="96" w:author="HDO" w:date="2026-08-11T11:59:00Z" w16du:dateUtc="2026-08-11T14:59:00Z"/>
        </w:rPr>
      </w:pPr>
    </w:p>
    <w:p w14:paraId="6FF9D5A1" w14:textId="77777777" w:rsidR="001831EF" w:rsidRPr="00486773" w:rsidRDefault="00000000">
      <w:pPr>
        <w:ind w:left="-5" w:right="0"/>
        <w:rPr>
          <w:ins w:id="97" w:author="HDO" w:date="2026-08-11T11:59:00Z" w16du:dateUtc="2026-08-11T14:59:00Z"/>
        </w:rPr>
      </w:pPr>
      <w:ins w:id="98" w:author="HDO" w:date="2026-08-11T11:59:00Z" w16du:dateUtc="2026-08-11T14:59:00Z">
        <w:r>
          <w:t>El porcentaje físico mínimo de biodiesel que cada mezclador deberá incorporar en cada período será igual al porcentaje obligatorio, deducidos exclusivamente los créditos adicionales efectivamente generados a su favor por biodiesel de segunda generación adjudicado, entregado y certificado, y el componente biogénico efectivamente certificado y computado conforme el artículo 19, en ambos casos dentro de los cómputos máximos aplicables. En ningún caso la deducción podrá practicarse sobre créditos o componentes no generados, certificados y computados en forma efectiva.</w:t>
        </w:r>
      </w:ins>
    </w:p>
    <w:p w14:paraId="5E857FAA" w14:textId="77777777" w:rsidR="001831EF" w:rsidRPr="00486773" w:rsidRDefault="001831EF">
      <w:pPr>
        <w:rPr>
          <w:ins w:id="99" w:author="HDO" w:date="2026-08-11T11:59:00Z" w16du:dateUtc="2026-08-11T14:59:00Z"/>
        </w:rPr>
      </w:pPr>
    </w:p>
    <w:p w14:paraId="427F9877" w14:textId="747E9BF9" w:rsidR="001831EF" w:rsidRPr="009C3ABE" w:rsidRDefault="00000000">
      <w:pPr>
        <w:ind w:left="-5" w:right="0"/>
        <w:rPr>
          <w:ins w:id="100" w:author="HDO" w:date="2026-08-11T11:59:00Z" w16du:dateUtc="2026-08-11T14:59:00Z"/>
        </w:rPr>
      </w:pPr>
      <w:ins w:id="101" w:author="HDO" w:date="2026-08-11T11:59:00Z" w16du:dateUtc="2026-08-11T14:59:00Z">
        <w:r w:rsidRPr="009C3ABE">
          <w:t>Sólo podrá computarse a los fines del cumplimiento de la mezcla obligatoria de biodiesel con gasoil, el biodiesel cuya reducción de emisiones de gases de efecto invernadero por unidad de energía, acreditada mediante certificación emitida por un esquema de sustentabilidad reconocido internacionalmente, sea igual o superior al SESENTA POR CIENTO (60%) respecto del valor de referencia del combustible fósil sustituido, conforme los valores de emisión por defecto establecidos en el artículo 6º. Este umbral no será aplicable al bioetanol.</w:t>
        </w:r>
      </w:ins>
    </w:p>
    <w:p w14:paraId="3408E2CD" w14:textId="77777777" w:rsidR="001831EF" w:rsidRDefault="00000000">
      <w:pPr>
        <w:spacing w:after="0" w:line="259" w:lineRule="auto"/>
        <w:ind w:left="0" w:right="0" w:firstLine="0"/>
        <w:jc w:val="left"/>
      </w:pPr>
      <w:r>
        <w:t xml:space="preserve"> </w:t>
      </w:r>
    </w:p>
    <w:p w14:paraId="53F19695" w14:textId="38328F7A" w:rsidR="001831EF" w:rsidRDefault="00000000">
      <w:pPr>
        <w:ind w:left="-5" w:right="0"/>
        <w:rPr>
          <w:ins w:id="102" w:author="Hilarion Del Olmo" w:date="2026-08-17T01:59:00Z" w16du:dateUtc="2026-08-17T04:59:00Z"/>
        </w:rPr>
      </w:pPr>
      <w:r>
        <w:t xml:space="preserve">La autoridad de aplicación podrá </w:t>
      </w:r>
      <w:del w:id="103" w:author="HDO" w:date="2026-08-11T11:59:00Z" w16du:dateUtc="2026-08-11T14:59:00Z">
        <w:r>
          <w:delText>modificar excepcionalmente</w:delText>
        </w:r>
      </w:del>
      <w:ins w:id="104" w:author="HDO" w:date="2026-08-11T11:59:00Z" w16du:dateUtc="2026-08-11T14:59:00Z">
        <w:r>
          <w:t>incrementar</w:t>
        </w:r>
      </w:ins>
      <w:r>
        <w:t xml:space="preserve"> el referido porcentaje obligatorio </w:t>
      </w:r>
      <w:del w:id="105" w:author="HDO" w:date="2026-08-11T11:59:00Z" w16du:dateUtc="2026-08-11T14:59:00Z">
        <w:r>
          <w:delText xml:space="preserve">cuando lo considere conveniente, por </w:delText>
        </w:r>
      </w:del>
      <w:ins w:id="106" w:author="HDO" w:date="2026-08-11T11:59:00Z" w16du:dateUtc="2026-08-11T14:59:00Z">
        <w:r>
          <w:t xml:space="preserve">por </w:t>
        </w:r>
      </w:ins>
      <w:r>
        <w:t xml:space="preserve">motivos ambientales, sociales o económicos, </w:t>
      </w:r>
      <w:ins w:id="107" w:author="HDO" w:date="2026-08-11T11:59:00Z" w16du:dateUtc="2026-08-11T14:59:00Z">
        <w:r>
          <w:t xml:space="preserve">o </w:t>
        </w:r>
      </w:ins>
      <w:r>
        <w:t>en función de asegurar el abastecimiento de la demanda ante situaciones que afecten el mercado interno</w:t>
      </w:r>
      <w:del w:id="108" w:author="HDO" w:date="2026-08-11T11:59:00Z" w16du:dateUtc="2026-08-11T14:59:00Z">
        <w:r>
          <w:delText xml:space="preserve"> o por cuestiones técnicas y/o de calidad. </w:delText>
        </w:r>
      </w:del>
      <w:ins w:id="109" w:author="HDO" w:date="2026-08-11T11:59:00Z" w16du:dateUtc="2026-08-11T14:59:00Z">
        <w:r>
          <w:t xml:space="preserve">. Sólo podrá reducirlo temporalmente, mediante acto fundado, ante imposibilidad técnica o insuficiencia física de abastecimiento debidamente acreditada, por un plazo máximo de SEIS (6) meses, renovable por única vez. Durante el Período de Transición previsto en el Título II, la reducción no afectará el porcentaje mínimo establecido para el Segmento Competitivo de Empresas No Integradas ni el cómputo máximo del crédito adicional del biodiesel de segunda generación, y se aplicará conforme el siguiente orden de prelación: en primer término, sobre el cómputo máximo de co-procesamiento, hasta su agotamiento; en segundo término, sobre el cómputo máximo de biodiesel del Segmento Competitivo Remanente. A partir de la finalización del Período de Transición, la reducción se aplicará en primer término sobre el cómputo máximo del componente biogénico certificado previsto en el artículo 19, hasta su agotamiento, y en segundo término sobre el biodiesel restante, sin afectar el cómputo máximo del reconocimiento previsto en el artículo 14, inciso </w:t>
        </w:r>
        <w:proofErr w:type="spellStart"/>
        <w:r>
          <w:t>iv</w:t>
        </w:r>
        <w:proofErr w:type="spellEnd"/>
        <w:r>
          <w:t>). Finalizada la causa de la reducción o vencido su plazo, los porcentajes se restablecerán de pleno derecho.</w:t>
        </w:r>
      </w:ins>
    </w:p>
    <w:p w14:paraId="7CB958C8" w14:textId="77777777" w:rsidR="00621D26" w:rsidRPr="00621D26" w:rsidRDefault="00621D26" w:rsidP="00621D26">
      <w:pPr>
        <w:ind w:left="0" w:right="0" w:firstLine="0"/>
        <w:rPr>
          <w:lang w:val="en-AR"/>
          <w:rPrChange w:id="110" w:author="Hilarion Del Olmo" w:date="2026-08-17T01:59:00Z" w16du:dateUtc="2026-08-17T04:59:00Z">
            <w:rPr/>
          </w:rPrChange>
        </w:rPr>
        <w:pPrChange w:id="111" w:author="Hilarion Del Olmo" w:date="2026-08-17T02:02:00Z" w16du:dateUtc="2026-08-17T05:02:00Z">
          <w:pPr>
            <w:ind w:left="-5" w:right="0"/>
          </w:pPr>
        </w:pPrChange>
      </w:pPr>
    </w:p>
    <w:p w14:paraId="5EB7F364" w14:textId="77777777" w:rsidR="001831EF" w:rsidRDefault="00000000">
      <w:pPr>
        <w:spacing w:after="0" w:line="259" w:lineRule="auto"/>
        <w:ind w:left="0" w:right="0" w:firstLine="0"/>
        <w:jc w:val="left"/>
      </w:pPr>
      <w:r>
        <w:t xml:space="preserve"> </w:t>
      </w:r>
    </w:p>
    <w:p w14:paraId="36116169" w14:textId="6C81E815" w:rsidR="00621D26" w:rsidRDefault="00000000">
      <w:pPr>
        <w:ind w:left="-5" w:right="0"/>
        <w:rPr>
          <w:ins w:id="112" w:author="Hilarion Del Olmo" w:date="2026-08-17T02:01:00Z" w16du:dateUtc="2026-08-17T05:01:00Z"/>
        </w:rPr>
      </w:pPr>
      <w:r>
        <w:t xml:space="preserve">Quedará exceptuado de la mezcla obligatoria con biodiesel el gasoil o diésel oil comercializado para ser utilizado en embarcaciones fluviales y marítimas, minería, combustibles de primer llenado, gasoil antártico, formulación de lodos de perforación en yacimientos, </w:t>
      </w:r>
      <w:ins w:id="113" w:author="Hilarion Del Olmo" w:date="2026-08-17T02:00:00Z" w16du:dateUtc="2026-08-17T05:00:00Z">
        <w:r w:rsidR="00621D26" w:rsidRPr="00621D26">
          <w:rPr>
            <w:lang w:val="en-AR"/>
            <w:rPrChange w:id="114" w:author="Hilarion Del Olmo" w:date="2026-08-17T02:00:00Z" w16du:dateUtc="2026-08-17T05:00:00Z">
              <w:rPr>
                <w:b/>
                <w:bCs/>
                <w:lang w:val="en-AR"/>
              </w:rPr>
            </w:rPrChange>
          </w:rPr>
          <w:t>turbinas destinadas a la generación de energía eléctrica</w:t>
        </w:r>
        <w:r w:rsidR="00621D26" w:rsidRPr="00621D26">
          <w:rPr>
            <w:rPrChange w:id="115" w:author="Hilarion Del Olmo" w:date="2026-08-17T02:00:00Z" w16du:dateUtc="2026-08-17T05:00:00Z">
              <w:rPr>
                <w:lang w:val="en-AR"/>
              </w:rPr>
            </w:rPrChange>
          </w:rPr>
          <w:t xml:space="preserve"> </w:t>
        </w:r>
      </w:ins>
      <w:del w:id="116" w:author="Hilarion Del Olmo" w:date="2026-08-17T02:00:00Z" w16du:dateUtc="2026-08-17T05:00:00Z">
        <w:r w:rsidDel="00621D26">
          <w:delText xml:space="preserve">centrales eléctricas </w:delText>
        </w:r>
      </w:del>
      <w:r>
        <w:t>y zonas frías patagónicas</w:t>
      </w:r>
      <w:ins w:id="117" w:author="Hilarion Del Olmo" w:date="2026-08-17T02:04:00Z" w16du:dateUtc="2026-08-17T05:04:00Z">
        <w:r w:rsidR="00621D26">
          <w:t>.</w:t>
        </w:r>
      </w:ins>
      <w:del w:id="118" w:author="Hilarion Del Olmo" w:date="2026-08-17T02:04:00Z" w16du:dateUtc="2026-08-17T05:04:00Z">
        <w:r w:rsidDel="00621D26">
          <w:delText>;</w:delText>
        </w:r>
      </w:del>
      <w:r>
        <w:t xml:space="preserve"> </w:t>
      </w:r>
      <w:del w:id="119" w:author="Hilarion Del Olmo" w:date="2026-08-17T02:11:00Z" w16du:dateUtc="2026-08-17T05:11:00Z">
        <w:r w:rsidDel="00F977EA">
          <w:delText>así como otras excepciones que mediante acto fundado determine la autoridad de aplicación.</w:delText>
        </w:r>
      </w:del>
    </w:p>
    <w:p w14:paraId="45733C1C" w14:textId="77777777" w:rsidR="00621D26" w:rsidRDefault="00621D26">
      <w:pPr>
        <w:ind w:left="-5" w:right="0"/>
        <w:rPr>
          <w:ins w:id="120" w:author="Hilarion Del Olmo" w:date="2026-08-17T02:01:00Z" w16du:dateUtc="2026-08-17T05:01:00Z"/>
        </w:rPr>
      </w:pPr>
    </w:p>
    <w:p w14:paraId="439B2C81" w14:textId="00276879" w:rsidR="00621D26" w:rsidRPr="00621D26" w:rsidRDefault="00621D26" w:rsidP="00621D26">
      <w:pPr>
        <w:ind w:left="-5" w:right="0"/>
        <w:rPr>
          <w:ins w:id="121" w:author="Hilarion Del Olmo" w:date="2026-08-17T02:01:00Z" w16du:dateUtc="2026-08-17T05:01:00Z"/>
          <w:lang w:val="en-AR"/>
          <w:rPrChange w:id="122" w:author="Hilarion Del Olmo" w:date="2026-08-17T02:05:00Z" w16du:dateUtc="2026-08-17T05:05:00Z">
            <w:rPr>
              <w:ins w:id="123" w:author="Hilarion Del Olmo" w:date="2026-08-17T02:01:00Z" w16du:dateUtc="2026-08-17T05:01:00Z"/>
              <w:b/>
              <w:bCs/>
              <w:lang w:val="en-AR"/>
            </w:rPr>
          </w:rPrChange>
        </w:rPr>
      </w:pPr>
      <w:ins w:id="124" w:author="Hilarion Del Olmo" w:date="2026-08-17T02:01:00Z" w16du:dateUtc="2026-08-17T05:01:00Z">
        <w:r w:rsidRPr="00621D26">
          <w:rPr>
            <w:lang w:val="en-AR"/>
            <w:rPrChange w:id="125" w:author="Hilarion Del Olmo" w:date="2026-08-17T02:01:00Z" w16du:dateUtc="2026-08-17T05:01:00Z">
              <w:rPr>
                <w:b/>
                <w:bCs/>
                <w:lang w:val="en-AR"/>
              </w:rPr>
            </w:rPrChange>
          </w:rPr>
          <w:t>La excepción correspondiente a la generación de energía eléctrica será aplicable exclusivamente al gasoil o diésel oil destinado a su utilización como combustible en turbinas y no comprenderá, en ningún caso, el destinado a motores alternativos de combustión interna, incluidos los motores de encendido por compresión utilizados para la generación de energía eléctrica.</w:t>
        </w:r>
      </w:ins>
    </w:p>
    <w:p w14:paraId="0411DBF1" w14:textId="77777777" w:rsidR="00621D26" w:rsidRPr="00621D26" w:rsidRDefault="00621D26" w:rsidP="00621D26">
      <w:pPr>
        <w:ind w:left="-5" w:right="0"/>
        <w:rPr>
          <w:ins w:id="126" w:author="Hilarion Del Olmo" w:date="2026-08-17T02:01:00Z" w16du:dateUtc="2026-08-17T05:01:00Z"/>
          <w:lang w:val="en-AR"/>
        </w:rPr>
      </w:pPr>
    </w:p>
    <w:p w14:paraId="52013E6F" w14:textId="2FE64B09" w:rsidR="001831EF" w:rsidDel="00F977EA" w:rsidRDefault="00F977EA">
      <w:pPr>
        <w:ind w:left="-5" w:right="0"/>
        <w:rPr>
          <w:del w:id="127" w:author="Hilarion Del Olmo" w:date="2026-08-17T02:10:00Z" w16du:dateUtc="2026-08-17T05:10:00Z"/>
        </w:rPr>
      </w:pPr>
      <w:ins w:id="128" w:author="Hilarion Del Olmo" w:date="2026-08-17T02:10:00Z" w16du:dateUtc="2026-08-17T05:10:00Z">
        <w:r>
          <w:t>Toda excepción adicional no contemplada expresamente en el presente artículo deberá ser dispuesta mediante acto fundado, por plazo determinado, y sustentarse exclusivamente en una imposibilidad técnica debidamente acreditada o en la existencia de un riesgo cierto y comprobado. Deberá ser revisada periódicamente y cesará de pleno derecho cuando desaparezcan las circunstancias que justificaron su otorgamiento.</w:t>
        </w:r>
      </w:ins>
      <w:del w:id="129" w:author="Hilarion Del Olmo" w:date="2026-08-17T02:04:00Z" w16du:dateUtc="2026-08-17T05:04:00Z">
        <w:r w:rsidR="00000000" w:rsidDel="00621D26">
          <w:delText xml:space="preserve"> </w:delText>
        </w:r>
      </w:del>
      <w:ins w:id="130" w:author="HDO" w:date="2026-08-11T11:59:00Z" w16du:dateUtc="2026-08-11T14:59:00Z">
        <w:del w:id="131" w:author="Hilarion Del Olmo" w:date="2026-08-17T02:05:00Z" w16du:dateUtc="2026-08-17T05:05:00Z">
          <w:r w:rsidR="00000000" w:rsidDel="00621D26">
            <w:delText>Las excepciones</w:delText>
          </w:r>
        </w:del>
        <w:del w:id="132" w:author="Hilarion Del Olmo" w:date="2026-08-17T02:07:00Z" w16du:dateUtc="2026-08-17T05:07:00Z">
          <w:r w:rsidR="00000000" w:rsidDel="00621D26">
            <w:delText xml:space="preserve"> serán </w:delText>
          </w:r>
        </w:del>
        <w:del w:id="133" w:author="Hilarion Del Olmo" w:date="2026-08-17T02:10:00Z" w16du:dateUtc="2026-08-17T05:10:00Z">
          <w:r w:rsidR="00000000" w:rsidDel="00F977EA">
            <w:delText>otorgada</w:delText>
          </w:r>
        </w:del>
        <w:del w:id="134" w:author="Hilarion Del Olmo" w:date="2026-08-17T02:07:00Z" w16du:dateUtc="2026-08-17T05:07:00Z">
          <w:r w:rsidR="00000000" w:rsidDel="00621D26">
            <w:delText>s</w:delText>
          </w:r>
        </w:del>
        <w:del w:id="135" w:author="Hilarion Del Olmo" w:date="2026-08-17T02:10:00Z" w16du:dateUtc="2026-08-17T05:10:00Z">
          <w:r w:rsidR="00000000" w:rsidDel="00F977EA">
            <w:delText xml:space="preserve"> por plazo determinado, fundadas en imposibilidad técnica o riesgo comprobado, revisada</w:delText>
          </w:r>
        </w:del>
        <w:del w:id="136" w:author="Hilarion Del Olmo" w:date="2026-08-17T02:08:00Z" w16du:dateUtc="2026-08-17T05:08:00Z">
          <w:r w:rsidR="00000000" w:rsidDel="00621D26">
            <w:delText>s</w:delText>
          </w:r>
        </w:del>
        <w:del w:id="137" w:author="Hilarion Del Olmo" w:date="2026-08-17T02:10:00Z" w16du:dateUtc="2026-08-17T05:10:00Z">
          <w:r w:rsidR="00000000" w:rsidDel="00F977EA">
            <w:delText xml:space="preserve"> periódicamente, y cesará</w:delText>
          </w:r>
        </w:del>
        <w:del w:id="138" w:author="Hilarion Del Olmo" w:date="2026-08-17T02:08:00Z" w16du:dateUtc="2026-08-17T05:08:00Z">
          <w:r w:rsidR="00000000" w:rsidDel="00621D26">
            <w:delText>n</w:delText>
          </w:r>
        </w:del>
        <w:del w:id="139" w:author="Hilarion Del Olmo" w:date="2026-08-17T02:10:00Z" w16du:dateUtc="2026-08-17T05:10:00Z">
          <w:r w:rsidR="00000000" w:rsidDel="00F977EA">
            <w:delText xml:space="preserve"> de pleno derecho cuando desaparezcan las circunstancias que la</w:delText>
          </w:r>
        </w:del>
        <w:del w:id="140" w:author="Hilarion Del Olmo" w:date="2026-08-17T02:08:00Z" w16du:dateUtc="2026-08-17T05:08:00Z">
          <w:r w:rsidR="00000000" w:rsidDel="00621D26">
            <w:delText>s</w:delText>
          </w:r>
        </w:del>
        <w:del w:id="141" w:author="Hilarion Del Olmo" w:date="2026-08-17T02:10:00Z" w16du:dateUtc="2026-08-17T05:10:00Z">
          <w:r w:rsidR="00000000" w:rsidDel="00F977EA">
            <w:delText xml:space="preserve"> justificaron. </w:delText>
          </w:r>
        </w:del>
      </w:ins>
    </w:p>
    <w:p w14:paraId="2273AC35" w14:textId="77777777" w:rsidR="00F977EA" w:rsidRDefault="00F977EA" w:rsidP="00621D26">
      <w:pPr>
        <w:ind w:left="-5" w:right="0"/>
        <w:rPr>
          <w:ins w:id="142" w:author="Hilarion Del Olmo" w:date="2026-08-17T02:10:00Z" w16du:dateUtc="2026-08-17T05:10:00Z"/>
        </w:rPr>
      </w:pPr>
    </w:p>
    <w:p w14:paraId="14C512E0" w14:textId="77777777" w:rsidR="001831EF" w:rsidRDefault="001831EF">
      <w:pPr>
        <w:ind w:left="-5" w:right="0"/>
      </w:pPr>
    </w:p>
    <w:p w14:paraId="15C87F79" w14:textId="6D1C3F2B" w:rsidR="001831EF" w:rsidRDefault="00000000">
      <w:pPr>
        <w:ind w:left="-5" w:right="0"/>
      </w:pPr>
      <w:r>
        <w:rPr>
          <w:b/>
          <w:bCs/>
        </w:rPr>
        <w:t>ARTÍCULO 13.-</w:t>
      </w:r>
      <w:r>
        <w:t xml:space="preserve"> Mezcla obligatoria de biocombustibles con combustibles fósiles. Naftas. Establécese que todo combustible líquido clasificado como nafta </w:t>
      </w:r>
      <w:del w:id="143" w:author="HDO" w:date="2026-08-11T11:59:00Z" w16du:dateUtc="2026-08-11T14:59:00Z">
        <w:r>
          <w:delText>—</w:delText>
        </w:r>
      </w:del>
      <w:ins w:id="144" w:author="HDO" w:date="2026-08-11T11:59:00Z" w16du:dateUtc="2026-08-11T14:59:00Z">
        <w:r>
          <w:t>-</w:t>
        </w:r>
      </w:ins>
      <w:r>
        <w:t>conforme la normativa de calidad de combustibles vigente o la que en el futuro la reemplace</w:t>
      </w:r>
      <w:del w:id="145" w:author="HDO" w:date="2026-08-11T11:59:00Z" w16du:dateUtc="2026-08-11T14:59:00Z">
        <w:r>
          <w:delText>—</w:delText>
        </w:r>
      </w:del>
      <w:ins w:id="146" w:author="HDO" w:date="2026-08-11T11:59:00Z" w16du:dateUtc="2026-08-11T14:59:00Z">
        <w:r>
          <w:t>-</w:t>
        </w:r>
      </w:ins>
      <w:r>
        <w:t xml:space="preserve"> que se comercialice dentro del territorio nacional deberá contener un porcentaje mínimo obligatorio de mezcla, en volumen, medido sobre la cantidad total del producto final comercializado, del DOCE POR CIENTO (12%) de bioetanol. </w:t>
      </w:r>
    </w:p>
    <w:p w14:paraId="47CEF3A3" w14:textId="77777777" w:rsidR="001831EF" w:rsidRDefault="00000000">
      <w:pPr>
        <w:spacing w:after="0" w:line="259" w:lineRule="auto"/>
        <w:ind w:left="0" w:right="0" w:firstLine="0"/>
        <w:jc w:val="left"/>
      </w:pPr>
      <w:r>
        <w:t xml:space="preserve"> </w:t>
      </w:r>
    </w:p>
    <w:p w14:paraId="69659445" w14:textId="77777777" w:rsidR="001831EF" w:rsidRDefault="00000000">
      <w:pPr>
        <w:ind w:left="-5" w:right="0"/>
      </w:pPr>
      <w:r>
        <w:t xml:space="preserve">A partir de los DOCE (12) meses de la sanción de la ley, el porcentaje de mezcla mínimo obligatorio, en volumen, medido sobre la cantidad total del producto final comercializado, será del QUINCE POR CIENTO (15%) de bioetanol. </w:t>
      </w:r>
    </w:p>
    <w:p w14:paraId="78F61605" w14:textId="77777777" w:rsidR="001831EF" w:rsidRDefault="00000000">
      <w:pPr>
        <w:spacing w:after="0" w:line="259" w:lineRule="auto"/>
        <w:ind w:left="0" w:right="0" w:firstLine="0"/>
        <w:jc w:val="left"/>
      </w:pPr>
      <w:r>
        <w:t xml:space="preserve"> </w:t>
      </w:r>
    </w:p>
    <w:p w14:paraId="13B7C0CB" w14:textId="77777777" w:rsidR="001831EF" w:rsidRDefault="00000000">
      <w:pPr>
        <w:ind w:left="-5" w:right="0"/>
      </w:pPr>
      <w:r>
        <w:lastRenderedPageBreak/>
        <w:t xml:space="preserve">La autoridad de aplicación podrá </w:t>
      </w:r>
      <w:del w:id="147" w:author="HDO" w:date="2026-08-11T11:59:00Z" w16du:dateUtc="2026-08-11T14:59:00Z">
        <w:r>
          <w:delText>modificar excepcionalmente</w:delText>
        </w:r>
      </w:del>
      <w:ins w:id="148" w:author="HDO" w:date="2026-08-11T11:59:00Z" w16du:dateUtc="2026-08-11T14:59:00Z">
        <w:r>
          <w:t>incrementar</w:t>
        </w:r>
      </w:ins>
      <w:r>
        <w:t xml:space="preserve"> el referido porcentaje obligatorio</w:t>
      </w:r>
      <w:del w:id="149" w:author="HDO" w:date="2026-08-11T11:59:00Z" w16du:dateUtc="2026-08-11T14:59:00Z">
        <w:r>
          <w:delText xml:space="preserve"> cuando lo considere conveniente, por motivos ambientales, sociales</w:delText>
        </w:r>
      </w:del>
      <w:ins w:id="150" w:author="HDO" w:date="2026-08-11T11:59:00Z" w16du:dateUtc="2026-08-11T14:59:00Z">
        <w:r>
          <w:t>. Sólo podrá reducirlo temporalmente ante imposibilidad técnica</w:t>
        </w:r>
      </w:ins>
      <w:r>
        <w:t xml:space="preserve"> o </w:t>
      </w:r>
      <w:del w:id="151" w:author="HDO" w:date="2026-08-11T11:59:00Z" w16du:dateUtc="2026-08-11T14:59:00Z">
        <w:r>
          <w:delText>económicos, en función</w:delText>
        </w:r>
      </w:del>
      <w:ins w:id="152" w:author="HDO" w:date="2026-08-11T11:59:00Z" w16du:dateUtc="2026-08-11T14:59:00Z">
        <w:r>
          <w:t>insuficiencia física</w:t>
        </w:r>
      </w:ins>
      <w:r>
        <w:t xml:space="preserve"> de </w:t>
      </w:r>
      <w:del w:id="153" w:author="HDO" w:date="2026-08-11T11:59:00Z" w16du:dateUtc="2026-08-11T14:59:00Z">
        <w:r>
          <w:delText xml:space="preserve">asegurar el </w:delText>
        </w:r>
      </w:del>
      <w:r>
        <w:t xml:space="preserve">abastecimiento </w:t>
      </w:r>
      <w:ins w:id="154" w:author="HDO" w:date="2026-08-11T11:59:00Z" w16du:dateUtc="2026-08-11T14:59:00Z">
        <w:r>
          <w:t xml:space="preserve">debidamente acreditada, mediante acto fundado, por un plazo máximo determinado y sin afectar los porcentajes mínimos del SEIS POR CIENTO (6%) correspondientes al bioetanol elaborado a base </w:t>
        </w:r>
      </w:ins>
      <w:r>
        <w:t xml:space="preserve">de </w:t>
      </w:r>
      <w:del w:id="155" w:author="HDO" w:date="2026-08-11T11:59:00Z" w16du:dateUtc="2026-08-11T14:59:00Z">
        <w:r>
          <w:delText>la demanda ante situaciones que afecten el mercado interno o por cuestiones técnicas y/o</w:delText>
        </w:r>
      </w:del>
      <w:ins w:id="156" w:author="HDO" w:date="2026-08-11T11:59:00Z" w16du:dateUtc="2026-08-11T14:59:00Z">
        <w:r>
          <w:t>caña</w:t>
        </w:r>
      </w:ins>
      <w:r>
        <w:t xml:space="preserve"> de </w:t>
      </w:r>
      <w:del w:id="157" w:author="HDO" w:date="2026-08-11T11:59:00Z" w16du:dateUtc="2026-08-11T14:59:00Z">
        <w:r>
          <w:delText>calidad</w:delText>
        </w:r>
      </w:del>
      <w:ins w:id="158" w:author="HDO" w:date="2026-08-11T11:59:00Z" w16du:dateUtc="2026-08-11T14:59:00Z">
        <w:r>
          <w:t>azúcar y de maíz</w:t>
        </w:r>
      </w:ins>
      <w:r>
        <w:t xml:space="preserve">. </w:t>
      </w:r>
    </w:p>
    <w:p w14:paraId="474ABDC1" w14:textId="77777777" w:rsidR="001831EF" w:rsidRDefault="00000000">
      <w:pPr>
        <w:spacing w:after="0" w:line="259" w:lineRule="auto"/>
        <w:ind w:left="0" w:right="0" w:firstLine="0"/>
        <w:jc w:val="left"/>
      </w:pPr>
      <w:r>
        <w:t xml:space="preserve"> </w:t>
      </w:r>
    </w:p>
    <w:p w14:paraId="195E7134" w14:textId="77777777" w:rsidR="001831EF" w:rsidRDefault="00000000">
      <w:pPr>
        <w:ind w:left="-5" w:right="0"/>
      </w:pPr>
      <w:r>
        <w:t xml:space="preserve">Durante el período de vigencia de la ley, se mantendrán los porcentajes de corte respetando su materia prima de origen en un SEIS POR CIENTO (6%) para el bioetanol producido a partir de caña de azúcar y en un SEIS POR CIENTO (6%) para el producido a partir de maíz. </w:t>
      </w:r>
    </w:p>
    <w:p w14:paraId="5729946E" w14:textId="77777777" w:rsidR="001831EF" w:rsidRDefault="00000000">
      <w:pPr>
        <w:spacing w:after="0" w:line="259" w:lineRule="auto"/>
        <w:ind w:left="0" w:right="0" w:firstLine="0"/>
        <w:jc w:val="left"/>
      </w:pPr>
      <w:r>
        <w:t xml:space="preserve"> </w:t>
      </w:r>
    </w:p>
    <w:p w14:paraId="7130372B" w14:textId="77777777" w:rsidR="001831EF" w:rsidRDefault="00000000">
      <w:pPr>
        <w:ind w:left="-5" w:right="0"/>
      </w:pPr>
      <w:r>
        <w:t xml:space="preserve">El porcentaje de corte remanente para llegar al corte obligatorio total no estará sujeto a ninguna regulación sobre su materia prima de origen. </w:t>
      </w:r>
    </w:p>
    <w:p w14:paraId="61C16C72" w14:textId="77777777" w:rsidR="001831EF" w:rsidRDefault="00000000">
      <w:pPr>
        <w:spacing w:after="0" w:line="259" w:lineRule="auto"/>
        <w:ind w:left="0" w:right="0" w:firstLine="0"/>
        <w:jc w:val="left"/>
      </w:pPr>
      <w:r>
        <w:t xml:space="preserve"> </w:t>
      </w:r>
    </w:p>
    <w:p w14:paraId="546A4CF8" w14:textId="77777777" w:rsidR="001831EF" w:rsidRDefault="00000000">
      <w:pPr>
        <w:ind w:left="-5" w:right="0"/>
      </w:pPr>
      <w:r>
        <w:rPr>
          <w:b/>
          <w:bCs/>
        </w:rPr>
        <w:t>ARTÍCULO 14.-</w:t>
      </w:r>
      <w:r>
        <w:t xml:space="preserve"> Mecanismo de comercialización. A los fines del cumplimiento mensual de la mezcla obligatoria, se deberá instrumentar un sistema de subastas en un Mercado Electrónico que concentre la comercialización de manera única, transparente y de acceso público, operado por un organismo independiente con experiencia comprobada en negociación de productos energéticos, agropecuarios, financieros u otros, y bajo estándares internacionales de comercio. </w:t>
      </w:r>
    </w:p>
    <w:p w14:paraId="0D17B418" w14:textId="77777777" w:rsidR="001831EF" w:rsidRDefault="00000000">
      <w:pPr>
        <w:spacing w:after="0" w:line="259" w:lineRule="auto"/>
        <w:ind w:left="0" w:right="0" w:firstLine="0"/>
        <w:jc w:val="left"/>
      </w:pPr>
      <w:r>
        <w:t xml:space="preserve"> </w:t>
      </w:r>
    </w:p>
    <w:p w14:paraId="6164A2B5" w14:textId="20BA25FB" w:rsidR="001831EF" w:rsidRDefault="00000000">
      <w:pPr>
        <w:ind w:left="-5" w:right="0"/>
        <w:rPr>
          <w:ins w:id="159" w:author="HDO" w:date="2026-08-11T11:59:00Z" w16du:dateUtc="2026-08-11T14:59:00Z"/>
        </w:rPr>
      </w:pPr>
      <w:r>
        <w:t xml:space="preserve">En dicho Mercado, los elaboradores y mezcladores </w:t>
      </w:r>
      <w:del w:id="160" w:author="HDO" w:date="2026-08-11T11:59:00Z" w16du:dateUtc="2026-08-11T14:59:00Z">
        <w:r>
          <w:delText>podrán realizar</w:delText>
        </w:r>
      </w:del>
      <w:ins w:id="161" w:author="HDO" w:date="2026-08-11T11:59:00Z" w16du:dateUtc="2026-08-11T14:59:00Z">
        <w:r>
          <w:t>realizarán</w:t>
        </w:r>
      </w:ins>
      <w:r>
        <w:t xml:space="preserve"> sus ofertas de venta y compra respectivamente en precio y volumen, </w:t>
      </w:r>
      <w:del w:id="162" w:author="HDO" w:date="2026-08-11T11:59:00Z" w16du:dateUtc="2026-08-11T14:59:00Z">
        <w:r>
          <w:delText>y arribar</w:delText>
        </w:r>
      </w:del>
      <w:ins w:id="163" w:author="HDO" w:date="2026-08-11T11:59:00Z" w16du:dateUtc="2026-08-11T14:59:00Z">
        <w:r>
          <w:t xml:space="preserve">las que serán adjudicadas mediante el mecanismo de subastas. </w:t>
        </w:r>
      </w:ins>
    </w:p>
    <w:p w14:paraId="6CC2D71D" w14:textId="77777777" w:rsidR="001831EF" w:rsidRDefault="001831EF">
      <w:pPr>
        <w:rPr>
          <w:ins w:id="164" w:author="HDO" w:date="2026-08-11T11:59:00Z" w16du:dateUtc="2026-08-11T14:59:00Z"/>
        </w:rPr>
      </w:pPr>
    </w:p>
    <w:p w14:paraId="09C359D1" w14:textId="77777777" w:rsidR="001831EF" w:rsidRDefault="00000000">
      <w:pPr>
        <w:ind w:left="-5" w:right="0"/>
      </w:pPr>
      <w:ins w:id="165" w:author="HDO" w:date="2026-08-11T11:59:00Z" w16du:dateUtc="2026-08-11T14:59:00Z">
        <w:r>
          <w:t>La adjudicación se realizará por orden de mérito de precio hasta cubrir la demanda del segmento. El precio único de cierre de cada segmento será el correspondiente</w:t>
        </w:r>
      </w:ins>
      <w:r>
        <w:t xml:space="preserve"> a </w:t>
      </w:r>
      <w:del w:id="166" w:author="HDO" w:date="2026-08-11T11:59:00Z" w16du:dateUtc="2026-08-11T14:59:00Z">
        <w:r>
          <w:delText xml:space="preserve">un acuerdo mutuo. </w:delText>
        </w:r>
      </w:del>
      <w:ins w:id="167" w:author="HDO" w:date="2026-08-11T11:59:00Z" w16du:dateUtc="2026-08-11T14:59:00Z">
        <w:r>
          <w:t xml:space="preserve">la última oferta adjudicada y se aplicará a la liquidación de todas las ofertas adjudicadas, con la única excepción prevista en el inciso </w:t>
        </w:r>
        <w:proofErr w:type="spellStart"/>
        <w:r>
          <w:t>iv</w:t>
        </w:r>
        <w:proofErr w:type="spellEnd"/>
        <w:r>
          <w:t>) del presente artículo. La demanda declarada por los mezcladores tendrá carácter vinculante. La adjudicación generará obligación de entrega para el elaborador, bajo la modalidad de entrega o pago (</w:t>
        </w:r>
        <w:proofErr w:type="spellStart"/>
        <w:r>
          <w:t>deliver</w:t>
        </w:r>
        <w:proofErr w:type="spellEnd"/>
        <w:r>
          <w:t xml:space="preserve"> </w:t>
        </w:r>
        <w:proofErr w:type="spellStart"/>
        <w:r>
          <w:t>or</w:t>
        </w:r>
        <w:proofErr w:type="spellEnd"/>
        <w:r>
          <w:t xml:space="preserve"> </w:t>
        </w:r>
        <w:proofErr w:type="spellStart"/>
        <w:r>
          <w:t>pay</w:t>
        </w:r>
        <w:proofErr w:type="spellEnd"/>
        <w:r>
          <w:t>), y obligación de retiro y pago para el mezclador, bajo la modalidad de retiro o pago (</w:t>
        </w:r>
        <w:proofErr w:type="spellStart"/>
        <w:r>
          <w:t>take</w:t>
        </w:r>
        <w:proofErr w:type="spellEnd"/>
        <w:r>
          <w:t xml:space="preserve"> </w:t>
        </w:r>
        <w:proofErr w:type="spellStart"/>
        <w:r>
          <w:t>or</w:t>
        </w:r>
        <w:proofErr w:type="spellEnd"/>
        <w:r>
          <w:t xml:space="preserve"> </w:t>
        </w:r>
        <w:proofErr w:type="spellStart"/>
        <w:r>
          <w:t>pay</w:t>
        </w:r>
        <w:proofErr w:type="spellEnd"/>
        <w:r>
          <w:t>), con las garantías y consecuencias que establezca la reglamentación.</w:t>
        </w:r>
      </w:ins>
    </w:p>
    <w:p w14:paraId="26595828" w14:textId="77777777" w:rsidR="001831EF" w:rsidRDefault="00000000">
      <w:pPr>
        <w:spacing w:after="0" w:line="259" w:lineRule="auto"/>
        <w:ind w:left="0" w:right="0" w:firstLine="0"/>
        <w:jc w:val="left"/>
      </w:pPr>
      <w:r>
        <w:t xml:space="preserve"> </w:t>
      </w:r>
    </w:p>
    <w:p w14:paraId="4C97B6F8" w14:textId="77777777" w:rsidR="001831EF" w:rsidRDefault="00000000">
      <w:pPr>
        <w:ind w:left="-5" w:right="0"/>
      </w:pPr>
      <w:r>
        <w:t xml:space="preserve">El Mercado deberá contemplar: </w:t>
      </w:r>
    </w:p>
    <w:p w14:paraId="73532A06" w14:textId="77777777" w:rsidR="001831EF" w:rsidRDefault="00000000">
      <w:pPr>
        <w:spacing w:after="0" w:line="259" w:lineRule="auto"/>
        <w:ind w:left="0" w:right="0" w:firstLine="0"/>
        <w:jc w:val="left"/>
      </w:pPr>
      <w:r>
        <w:t xml:space="preserve"> </w:t>
      </w:r>
    </w:p>
    <w:p w14:paraId="58801187" w14:textId="77777777" w:rsidR="001831EF" w:rsidRDefault="00000000">
      <w:pPr>
        <w:numPr>
          <w:ilvl w:val="0"/>
          <w:numId w:val="4"/>
        </w:numPr>
        <w:ind w:right="0" w:hanging="10"/>
      </w:pPr>
      <w:r>
        <w:t xml:space="preserve">Un registro de elaboradores y mezcladores con el fin de habilitarlos para la negociación mediante mecanismos seguros de identificación; </w:t>
      </w:r>
    </w:p>
    <w:p w14:paraId="442D50B8" w14:textId="77777777" w:rsidR="001831EF" w:rsidRDefault="00000000">
      <w:pPr>
        <w:spacing w:after="0" w:line="259" w:lineRule="auto"/>
        <w:ind w:left="0" w:right="0" w:firstLine="0"/>
        <w:jc w:val="left"/>
      </w:pPr>
      <w:r>
        <w:t xml:space="preserve"> </w:t>
      </w:r>
    </w:p>
    <w:p w14:paraId="197E732B" w14:textId="77777777" w:rsidR="001831EF" w:rsidRDefault="00000000">
      <w:pPr>
        <w:numPr>
          <w:ilvl w:val="0"/>
          <w:numId w:val="4"/>
        </w:numPr>
        <w:ind w:right="0" w:hanging="10"/>
      </w:pPr>
      <w:r>
        <w:t xml:space="preserve">Rondas de negociación de precios y volúmenes específicas para el biodiesel y para el bioetanol, teniendo en cuenta a su vez la distinción de materia prima en el bioetanol a fin de establecer la proporción establecida en el artículo 13; </w:t>
      </w:r>
    </w:p>
    <w:p w14:paraId="231507AC" w14:textId="77777777" w:rsidR="001831EF" w:rsidRDefault="00000000">
      <w:pPr>
        <w:spacing w:after="0" w:line="259" w:lineRule="auto"/>
        <w:ind w:left="0" w:right="0" w:firstLine="0"/>
        <w:jc w:val="left"/>
      </w:pPr>
      <w:r>
        <w:t xml:space="preserve"> </w:t>
      </w:r>
    </w:p>
    <w:p w14:paraId="78D41D29" w14:textId="77777777" w:rsidR="001831EF" w:rsidRDefault="00000000">
      <w:pPr>
        <w:numPr>
          <w:ilvl w:val="0"/>
          <w:numId w:val="4"/>
        </w:numPr>
        <w:ind w:right="0" w:hanging="10"/>
      </w:pPr>
      <w:r>
        <w:t xml:space="preserve">Un registro de los contratos y/o acuerdos resultantes de la operatoria. </w:t>
      </w:r>
    </w:p>
    <w:p w14:paraId="7C6F9943" w14:textId="77777777" w:rsidR="001831EF" w:rsidRDefault="00000000">
      <w:pPr>
        <w:pStyle w:val="ListParagraph"/>
        <w:rPr>
          <w:ins w:id="168" w:author="HDO" w:date="2026-08-11T11:59:00Z" w16du:dateUtc="2026-08-11T14:59:00Z"/>
        </w:rPr>
      </w:pPr>
      <w:del w:id="169" w:author="HDO" w:date="2026-08-11T11:59:00Z" w16du:dateUtc="2026-08-11T14:59:00Z">
        <w:r>
          <w:br/>
          <w:delText>La autoridad</w:delText>
        </w:r>
      </w:del>
    </w:p>
    <w:p w14:paraId="6057AAC8" w14:textId="77777777" w:rsidR="001831EF" w:rsidRDefault="00000000">
      <w:pPr>
        <w:numPr>
          <w:ilvl w:val="0"/>
          <w:numId w:val="4"/>
        </w:numPr>
        <w:ind w:right="0" w:hanging="10"/>
        <w:rPr>
          <w:ins w:id="170" w:author="HDO" w:date="2026-08-11T11:59:00Z" w16du:dateUtc="2026-08-11T14:59:00Z"/>
          <w:lang w:val="es-ES"/>
        </w:rPr>
      </w:pPr>
      <w:ins w:id="171" w:author="HDO" w:date="2026-08-11T11:59:00Z" w16du:dateUtc="2026-08-11T14:59:00Z">
        <w:r>
          <w:rPr>
            <w:lang w:val="es-ES"/>
          </w:rPr>
          <w:t>Las ofertas</w:t>
        </w:r>
      </w:ins>
      <w:r>
        <w:rPr>
          <w:lang w:val="es-ES"/>
        </w:rPr>
        <w:t xml:space="preserve"> de </w:t>
      </w:r>
      <w:del w:id="172" w:author="HDO" w:date="2026-08-11T11:59:00Z" w16du:dateUtc="2026-08-11T14:59:00Z">
        <w:r>
          <w:delText>aplicación determinará, previa consulta no vinculante</w:delText>
        </w:r>
      </w:del>
      <w:ins w:id="173" w:author="HDO" w:date="2026-08-11T11:59:00Z" w16du:dateUtc="2026-08-11T14:59:00Z">
        <w:r>
          <w:rPr>
            <w:lang w:val="es-ES"/>
          </w:rPr>
          <w:t>biodiesel de segunda generación se formularán exclusivamente sobre el volumen físico efectivamente entregable, indicando precio base por unidad física y volumen, en las mismas condiciones que las restantes ofertas del segmento.</w:t>
        </w:r>
      </w:ins>
    </w:p>
    <w:p w14:paraId="1E3F95D9" w14:textId="77777777" w:rsidR="001831EF" w:rsidRDefault="001831EF">
      <w:pPr>
        <w:ind w:right="0" w:firstLine="0"/>
        <w:rPr>
          <w:ins w:id="174" w:author="HDO" w:date="2026-08-11T11:59:00Z" w16du:dateUtc="2026-08-11T14:59:00Z"/>
          <w:lang w:val="es-ES"/>
        </w:rPr>
      </w:pPr>
    </w:p>
    <w:p w14:paraId="08645B7C" w14:textId="204FD811" w:rsidR="001831EF" w:rsidRDefault="00000000">
      <w:pPr>
        <w:ind w:right="0" w:firstLine="0"/>
        <w:rPr>
          <w:ins w:id="175" w:author="HDO" w:date="2026-08-11T11:59:00Z" w16du:dateUtc="2026-08-11T14:59:00Z"/>
          <w:lang w:val="es-ES"/>
        </w:rPr>
      </w:pPr>
      <w:ins w:id="176" w:author="HDO" w:date="2026-08-11T11:59:00Z" w16du:dateUtc="2026-08-11T14:59:00Z">
        <w:r>
          <w:rPr>
            <w:lang w:val="es-ES"/>
          </w:rPr>
          <w:t>En cada ronda, el Mercado Electrónico adjudicará ofertas de biodiesel de segunda generación</w:t>
        </w:r>
      </w:ins>
      <w:r>
        <w:rPr>
          <w:lang w:val="es-ES"/>
        </w:rPr>
        <w:t xml:space="preserve"> con </w:t>
      </w:r>
      <w:ins w:id="177" w:author="HDO" w:date="2026-08-11T11:59:00Z" w16du:dateUtc="2026-08-11T14:59:00Z">
        <w:r>
          <w:rPr>
            <w:lang w:val="es-ES"/>
          </w:rPr>
          <w:t xml:space="preserve">el reconocimiento previsto en el presente inciso hasta un volumen físico máximo que, durante el Período de Transición previsto en el Título II, será equivalente al porcentaje fijado como cómputo máximo del crédito adicional en el artículo 40 para el período correspondiente y, a partir de su finalización, será del UNO COMA CINCO POR CIENTO (1,5%), pudiendo la Autoridad de Aplicación incrementarlo mediante acto fundado en función de la disponibilidad de materias primas y de la evolución del mercado interno. Solo podrán recibir dicho </w:t>
        </w:r>
        <w:r>
          <w:rPr>
            <w:lang w:val="es-ES"/>
          </w:rPr>
          <w:lastRenderedPageBreak/>
          <w:t>reconocimiento las ofertas cuyo precio resulte comprendido en el orden de mérito general del segmento y cuyo precio de liquidación resultante — el doble del precio ofertado — no supere el equivalente a UNO COMA SEIS (1,6) veces el precio de cierre del segmento. Cuando el precio de liquidación resultante supere dicho límite, la oferta no será adjudicada con reconocimiento y no generará obligación de compra para el mezclador ni de venta para el elaborador, sin perjuicio de que el volumen pueda ser ofertado nuevamente como biodiesel sin el referido reconocimiento. Cuando las ofertas de biodiesel de segunda generación excedan el volumen físico máximo, la adjudicación del reconocimiento entre ellas se realizará por orden de mérito de precio y, a igualdad de precio, a prorrata; el volumen excedente podrá ser ofertado y adjudicado como biodiesel sin el referido reconocimiento, computando uno a uno y liquidándose al precio de cierre del segmento.</w:t>
        </w:r>
      </w:ins>
    </w:p>
    <w:p w14:paraId="0D1659A0" w14:textId="77777777" w:rsidR="001831EF" w:rsidRDefault="001831EF">
      <w:pPr>
        <w:ind w:right="0" w:firstLine="0"/>
        <w:rPr>
          <w:ins w:id="178" w:author="HDO" w:date="2026-08-11T11:59:00Z" w16du:dateUtc="2026-08-11T14:59:00Z"/>
          <w:lang w:val="es-ES"/>
        </w:rPr>
      </w:pPr>
    </w:p>
    <w:p w14:paraId="2D78FDBB" w14:textId="77777777" w:rsidR="001831EF" w:rsidRDefault="00000000">
      <w:pPr>
        <w:ind w:right="0" w:firstLine="0"/>
        <w:rPr>
          <w:ins w:id="179" w:author="HDO" w:date="2026-08-11T11:59:00Z" w16du:dateUtc="2026-08-11T14:59:00Z"/>
          <w:lang w:val="es-ES"/>
        </w:rPr>
      </w:pPr>
      <w:ins w:id="180" w:author="HDO" w:date="2026-08-11T11:59:00Z" w16du:dateUtc="2026-08-11T14:59:00Z">
        <w:r>
          <w:rPr>
            <w:lang w:val="es-ES"/>
          </w:rPr>
          <w:t xml:space="preserve">El biodiesel de segunda generación adjudicado con reconocimiento, efectivamente entregado y debidamente certificado conforme la presente ley y su reglamentación computará por dos a </w:t>
        </w:r>
      </w:ins>
      <w:r>
        <w:rPr>
          <w:lang w:val="es-ES"/>
        </w:rPr>
        <w:t xml:space="preserve">los </w:t>
      </w:r>
      <w:del w:id="181" w:author="HDO" w:date="2026-08-11T11:59:00Z" w16du:dateUtc="2026-08-11T14:59:00Z">
        <w:r>
          <w:delText>elaboradores y mezcladores,</w:delText>
        </w:r>
      </w:del>
      <w:ins w:id="182" w:author="HDO" w:date="2026-08-11T11:59:00Z" w16du:dateUtc="2026-08-11T14:59:00Z">
        <w:r>
          <w:rPr>
            <w:lang w:val="es-ES"/>
          </w:rPr>
          <w:t>fines del cumplimiento del corte obligatorio del mezclador adquirente. Durante el Período de Transición, el volumen físico computará a los fines del cumplimiento del segmento de Empresas No Integradas y el crédito adicional equivalente a dicho volumen será imputable exclusivamente al Segmento Competitivo Remanente conforme el artículo 40. Tendrá, sobre el volumen físico entregado, un precio de liquidación equivalente al doble del precio de su oferta adjudicada. El crédito adicional no podrá ser ofertado, adjudicado, facturado ni comercializado como volumen físico independiente. Las ofertas de biodiesel de segunda generación participarán de la formación del precio único del segmento por su precio ofertado, sin la duplicación prevista en el presente inciso; el reconocimiento operará exclusivamente sobre la liquidación del volumen adjudicado y no alterará el precio de cierre aplicable a las restantes ofertas. La liquidación del volumen reconocido se regirá por</w:t>
        </w:r>
      </w:ins>
      <w:r>
        <w:rPr>
          <w:lang w:val="es-ES"/>
        </w:rPr>
        <w:t xml:space="preserve"> la modalidad </w:t>
      </w:r>
      <w:del w:id="183" w:author="HDO" w:date="2026-08-11T11:59:00Z" w16du:dateUtc="2026-08-11T14:59:00Z">
        <w:r>
          <w:delText xml:space="preserve">a aplicar a la </w:delText>
        </w:r>
      </w:del>
      <w:ins w:id="184" w:author="HDO" w:date="2026-08-11T11:59:00Z" w16du:dateUtc="2026-08-11T14:59:00Z">
        <w:r>
          <w:rPr>
            <w:lang w:val="es-ES"/>
          </w:rPr>
          <w:t>según oferta adjudicada (</w:t>
        </w:r>
        <w:proofErr w:type="spellStart"/>
        <w:r>
          <w:rPr>
            <w:lang w:val="es-ES"/>
          </w:rPr>
          <w:t>pay</w:t>
        </w:r>
        <w:proofErr w:type="spellEnd"/>
        <w:r>
          <w:rPr>
            <w:lang w:val="es-ES"/>
          </w:rPr>
          <w:t>-as-</w:t>
        </w:r>
        <w:proofErr w:type="spellStart"/>
        <w:r>
          <w:rPr>
            <w:lang w:val="es-ES"/>
          </w:rPr>
          <w:t>bid</w:t>
        </w:r>
        <w:proofErr w:type="spellEnd"/>
        <w:r>
          <w:rPr>
            <w:lang w:val="es-ES"/>
          </w:rPr>
          <w:t>).</w:t>
        </w:r>
      </w:ins>
    </w:p>
    <w:p w14:paraId="15AAC807" w14:textId="77777777" w:rsidR="001831EF" w:rsidRDefault="001831EF">
      <w:pPr>
        <w:ind w:right="0" w:firstLine="0"/>
        <w:rPr>
          <w:ins w:id="185" w:author="HDO" w:date="2026-08-11T11:59:00Z" w16du:dateUtc="2026-08-11T14:59:00Z"/>
          <w:lang w:val="es-ES"/>
        </w:rPr>
      </w:pPr>
    </w:p>
    <w:p w14:paraId="53C866E5" w14:textId="77777777" w:rsidR="001831EF" w:rsidRDefault="00000000">
      <w:pPr>
        <w:ind w:right="0" w:firstLine="0"/>
        <w:rPr>
          <w:ins w:id="186" w:author="HDO" w:date="2026-08-11T11:59:00Z" w16du:dateUtc="2026-08-11T14:59:00Z"/>
          <w:lang w:val="es-ES"/>
        </w:rPr>
      </w:pPr>
      <w:ins w:id="187" w:author="HDO" w:date="2026-08-11T11:59:00Z" w16du:dateUtc="2026-08-11T14:59:00Z">
        <w:r>
          <w:rPr>
            <w:lang w:val="es-ES"/>
          </w:rPr>
          <w:t>El Mercado Electrónico deberá publicar por separado, respecto de cada operación de biodiesel de segunda generación, el volumen físico adjudicado, el volumen computable reconocido, el crédito adicional imputado, el precio base de oferta, el precio de cierre del segmento y el precio de liquidación resultante.</w:t>
        </w:r>
      </w:ins>
    </w:p>
    <w:p w14:paraId="4A203B6E" w14:textId="77777777" w:rsidR="001831EF" w:rsidRDefault="001831EF">
      <w:pPr>
        <w:ind w:right="0" w:firstLine="0"/>
        <w:rPr>
          <w:ins w:id="188" w:author="HDO" w:date="2026-08-11T11:59:00Z" w16du:dateUtc="2026-08-11T14:59:00Z"/>
          <w:lang w:val="es-ES"/>
        </w:rPr>
      </w:pPr>
    </w:p>
    <w:p w14:paraId="5194B570" w14:textId="77777777" w:rsidR="001831EF" w:rsidRDefault="00000000">
      <w:pPr>
        <w:ind w:right="0" w:firstLine="0"/>
        <w:rPr>
          <w:ins w:id="189" w:author="HDO" w:date="2026-08-11T11:59:00Z" w16du:dateUtc="2026-08-11T14:59:00Z"/>
          <w:lang w:val="es-ES"/>
        </w:rPr>
      </w:pPr>
      <w:ins w:id="190" w:author="HDO" w:date="2026-08-11T11:59:00Z" w16du:dateUtc="2026-08-11T14:59:00Z">
        <w:r>
          <w:rPr>
            <w:lang w:val="es-ES"/>
          </w:rPr>
          <w:t>A partir de la finalización del Período de Transición previsto en el Título II, la participación de una empresa o grupo económico no podrá exceder el VEINTE POR CIENTO (20%) del volumen total de biodiesel destinado al cumplimiento de la mezcla obligatoria en cada año calendario, cualquiera sea el segmento o la modalidad contractual.</w:t>
        </w:r>
      </w:ins>
    </w:p>
    <w:p w14:paraId="510178A8" w14:textId="77777777" w:rsidR="001831EF" w:rsidRDefault="001831EF">
      <w:pPr>
        <w:ind w:right="0" w:firstLine="0"/>
        <w:rPr>
          <w:ins w:id="191" w:author="HDO" w:date="2026-08-11T11:59:00Z" w16du:dateUtc="2026-08-11T14:59:00Z"/>
          <w:lang w:val="es-ES"/>
        </w:rPr>
      </w:pPr>
    </w:p>
    <w:p w14:paraId="407E9F3F" w14:textId="77777777" w:rsidR="00A62AF3" w:rsidRDefault="00000000">
      <w:pPr>
        <w:ind w:right="0" w:firstLine="0"/>
        <w:rPr>
          <w:ins w:id="192" w:author="HDO" w:date="2026-08-11T11:59:00Z" w16du:dateUtc="2026-08-11T14:59:00Z"/>
          <w:lang w:val="es-ES"/>
        </w:rPr>
      </w:pPr>
      <w:ins w:id="193" w:author="HDO" w:date="2026-08-11T11:59:00Z" w16du:dateUtc="2026-08-11T14:59:00Z">
        <w:r>
          <w:rPr>
            <w:lang w:val="es-ES"/>
          </w:rPr>
          <w:t xml:space="preserve">La Autoridad de Aplicación no podrá fijar, aprobar, homologar, revisar, condicionar ni establecer, directa o indirectamente, precios, fórmulas de precios, índices, márgenes, diferenciales, rentabilidades, costos reconocidos, precios máximos o mínimos, valores logísticos, condiciones de pago, regiones de </w:t>
        </w:r>
      </w:ins>
      <w:r>
        <w:rPr>
          <w:lang w:val="es-ES"/>
        </w:rPr>
        <w:t xml:space="preserve">negociación </w:t>
      </w:r>
      <w:del w:id="194" w:author="HDO" w:date="2026-08-11T11:59:00Z" w16du:dateUtc="2026-08-11T14:59:00Z">
        <w:r>
          <w:delText>que sea más adecuada y conveniente para el cumplimiento de los objetivos de la ley.</w:delText>
        </w:r>
      </w:del>
      <w:ins w:id="195" w:author="HDO" w:date="2026-08-11T11:59:00Z" w16du:dateUtc="2026-08-11T14:59:00Z">
        <w:r>
          <w:rPr>
            <w:lang w:val="es-ES"/>
          </w:rPr>
          <w:t>ni criterios de conveniencia económica aplicables a las operaciones celebradas en el Mercado Electrónico. La Autoridad de Aplicación y el organismo administrador del Mercado Electrónico tampoco podrán alterar, suspender ni revisar las ofertas, el orden de mérito, las adjudicaciones ni los precios resultantes de la aplicación automática de las reglas establecidas en la presente ley. Lo dispuesto no obsta a la publicación de las referencias informativas previstas en el artículo 17 ni al dictado de normas operativas de funcionamiento, garantías y liquidación, de alcance general, objetivas y no discriminatorias, que no impliquen determinación directa ni indirecta de precios. Todo acto dictado en contravención al presente párrafo será nulo de nulidad absoluta.</w:t>
        </w:r>
      </w:ins>
    </w:p>
    <w:p w14:paraId="54B00209" w14:textId="77777777" w:rsidR="001831EF" w:rsidRDefault="001831EF">
      <w:pPr>
        <w:ind w:right="0" w:firstLine="0"/>
        <w:rPr>
          <w:lang w:val="es-ES"/>
        </w:rPr>
      </w:pPr>
    </w:p>
    <w:p w14:paraId="7F4AFE6A" w14:textId="77777777" w:rsidR="001831EF" w:rsidRDefault="00000000">
      <w:pPr>
        <w:ind w:left="-5" w:right="0"/>
        <w:rPr>
          <w:ins w:id="196" w:author="HDO" w:date="2026-08-11T11:59:00Z" w16du:dateUtc="2026-08-11T14:59:00Z"/>
          <w:lang w:val="es-ES"/>
        </w:rPr>
      </w:pPr>
      <w:r>
        <w:rPr>
          <w:b/>
          <w:bCs/>
        </w:rPr>
        <w:t>ARTÍCULO 15.-</w:t>
      </w:r>
      <w:r>
        <w:t xml:space="preserve"> </w:t>
      </w:r>
      <w:ins w:id="197" w:author="HDO" w:date="2026-08-11T11:59:00Z" w16du:dateUtc="2026-08-11T14:59:00Z">
        <w:r>
          <w:rPr>
            <w:lang w:val="es-ES"/>
          </w:rPr>
          <w:t xml:space="preserve">Registro, publicación y cumplimiento. </w:t>
        </w:r>
      </w:ins>
    </w:p>
    <w:p w14:paraId="7B0F1EF7" w14:textId="77777777" w:rsidR="001831EF" w:rsidRDefault="001831EF">
      <w:pPr>
        <w:ind w:left="-5" w:right="0"/>
        <w:rPr>
          <w:ins w:id="198" w:author="HDO" w:date="2026-08-11T11:59:00Z" w16du:dateUtc="2026-08-11T14:59:00Z"/>
          <w:lang w:val="es-ES"/>
        </w:rPr>
      </w:pPr>
    </w:p>
    <w:p w14:paraId="0E23F0AE" w14:textId="77777777" w:rsidR="001831EF" w:rsidRDefault="00000000">
      <w:pPr>
        <w:ind w:left="-5" w:right="0"/>
        <w:rPr>
          <w:ins w:id="199" w:author="HDO" w:date="2026-08-11T11:59:00Z" w16du:dateUtc="2026-08-11T14:59:00Z"/>
          <w:lang w:val="es-ES"/>
        </w:rPr>
      </w:pPr>
      <w:ins w:id="200" w:author="HDO" w:date="2026-08-11T11:59:00Z" w16du:dateUtc="2026-08-11T14:59:00Z">
        <w:r>
          <w:rPr>
            <w:lang w:val="es-ES"/>
          </w:rPr>
          <w:t xml:space="preserve">El Mercado Electrónico deberá llevar un registro público y trazable de las operaciones celebradas, incluyendo como mínimo: producto, segmento, volumen físico, volumen </w:t>
        </w:r>
        <w:r>
          <w:rPr>
            <w:lang w:val="es-ES"/>
          </w:rPr>
          <w:lastRenderedPageBreak/>
          <w:t>equivalente regulatorio cuando corresponda, precio, empresa adjudicataria, mezclador obligado, plazo, punto de entrega, condiciones de pago, certificación aplicable y grado de cumplimiento.</w:t>
        </w:r>
      </w:ins>
    </w:p>
    <w:p w14:paraId="13D4FBEF" w14:textId="77777777" w:rsidR="001831EF" w:rsidRDefault="001831EF">
      <w:pPr>
        <w:ind w:left="-5" w:right="0"/>
        <w:rPr>
          <w:moveTo w:id="201" w:author="HDO" w:date="2026-08-11T11:59:00Z" w16du:dateUtc="2026-08-11T14:59:00Z"/>
          <w:lang w:val="es-ES"/>
        </w:rPr>
      </w:pPr>
      <w:moveToRangeStart w:id="202" w:author="HDO" w:date="2026-08-11T11:59:00Z" w:name="move237341963"/>
    </w:p>
    <w:p w14:paraId="6CD1C68E" w14:textId="77777777" w:rsidR="001831EF" w:rsidRDefault="00000000">
      <w:pPr>
        <w:ind w:left="-5" w:right="0"/>
        <w:rPr>
          <w:ins w:id="203" w:author="HDO" w:date="2026-08-11T11:59:00Z" w16du:dateUtc="2026-08-11T14:59:00Z"/>
          <w:lang w:val="es-ES"/>
        </w:rPr>
      </w:pPr>
      <w:moveTo w:id="204" w:author="HDO" w:date="2026-08-11T11:59:00Z" w16du:dateUtc="2026-08-11T14:59:00Z">
        <w:r>
          <w:rPr>
            <w:lang w:val="es-ES"/>
          </w:rPr>
          <w:t xml:space="preserve">Los </w:t>
        </w:r>
      </w:moveTo>
      <w:moveToRangeEnd w:id="202"/>
      <w:ins w:id="205" w:author="HDO" w:date="2026-08-11T11:59:00Z" w16du:dateUtc="2026-08-11T14:59:00Z">
        <w:r>
          <w:rPr>
            <w:lang w:val="es-ES"/>
          </w:rPr>
          <w:t>resultados de cada ronda deberán publicarse de manera analítica, discriminando demanda declarada, oferta presentada, volumen adjudicado, precio resultante, volumen entregado, volumen retirado, volumen efectivamente mezclado, incumplimientos, sanciones y concentración por empresa y grupo económico.</w:t>
        </w:r>
      </w:ins>
    </w:p>
    <w:p w14:paraId="46BB2168" w14:textId="77777777" w:rsidR="001831EF" w:rsidRDefault="001831EF">
      <w:pPr>
        <w:ind w:left="-5" w:right="0"/>
        <w:rPr>
          <w:ins w:id="206" w:author="HDO" w:date="2026-08-11T11:59:00Z" w16du:dateUtc="2026-08-11T14:59:00Z"/>
          <w:lang w:val="es-ES"/>
        </w:rPr>
      </w:pPr>
    </w:p>
    <w:p w14:paraId="13FD7B4F" w14:textId="77777777" w:rsidR="001831EF" w:rsidRDefault="001831EF">
      <w:pPr>
        <w:spacing w:after="0" w:line="259" w:lineRule="auto"/>
        <w:ind w:left="0" w:right="0" w:firstLine="0"/>
        <w:jc w:val="left"/>
        <w:rPr>
          <w:ins w:id="207" w:author="HDO" w:date="2026-08-11T11:59:00Z" w16du:dateUtc="2026-08-11T14:59:00Z"/>
        </w:rPr>
      </w:pPr>
    </w:p>
    <w:p w14:paraId="7E704815" w14:textId="77777777" w:rsidR="001831EF" w:rsidRDefault="001831EF">
      <w:pPr>
        <w:spacing w:after="0" w:line="259" w:lineRule="auto"/>
        <w:ind w:left="0" w:right="0" w:firstLine="0"/>
        <w:jc w:val="left"/>
        <w:rPr>
          <w:moveTo w:id="208" w:author="HDO" w:date="2026-08-11T11:59:00Z" w16du:dateUtc="2026-08-11T14:59:00Z"/>
        </w:rPr>
      </w:pPr>
      <w:moveToRangeStart w:id="209" w:author="HDO" w:date="2026-08-11T11:59:00Z" w:name="move237341971"/>
    </w:p>
    <w:p w14:paraId="348A4B49" w14:textId="77777777" w:rsidR="001831EF" w:rsidRDefault="00000000">
      <w:pPr>
        <w:ind w:left="-5" w:right="0"/>
        <w:rPr>
          <w:ins w:id="210" w:author="HDO" w:date="2026-08-11T11:59:00Z" w16du:dateUtc="2026-08-11T14:59:00Z"/>
        </w:rPr>
      </w:pPr>
      <w:moveTo w:id="211" w:author="HDO" w:date="2026-08-11T11:59:00Z" w16du:dateUtc="2026-08-11T14:59:00Z">
        <w:r>
          <w:rPr>
            <w:b/>
            <w:bCs/>
          </w:rPr>
          <w:t>ARTÍCULO 16.-</w:t>
        </w:r>
        <w:r>
          <w:t xml:space="preserve"> </w:t>
        </w:r>
      </w:moveTo>
      <w:moveToRangeEnd w:id="209"/>
      <w:r>
        <w:t>Mercado a término de abastecimiento de biocombustibles para la mezcla obligatoria</w:t>
      </w:r>
      <w:del w:id="212" w:author="HDO" w:date="2026-08-11T11:59:00Z" w16du:dateUtc="2026-08-11T14:59:00Z">
        <w:r>
          <w:delText xml:space="preserve"> y </w:delText>
        </w:r>
      </w:del>
      <w:ins w:id="213" w:author="HDO" w:date="2026-08-11T11:59:00Z" w16du:dateUtc="2026-08-11T14:59:00Z">
        <w:r>
          <w:t xml:space="preserve">. </w:t>
        </w:r>
        <w:r>
          <w:rPr>
            <w:lang w:val="en-AR"/>
          </w:rPr>
          <w:t>Sin perjuicio de las rondas periódicas previstas en la presente ley, los mezcladores podrán requerir el abastecimiento de biocombustibles mediante contratos a término destinados al cumplimiento de las mezclas obligatorias, exclusivamente a través del Mercado Electrónico y conforme las reglas del presente artículo.</w:t>
        </w:r>
      </w:ins>
    </w:p>
    <w:p w14:paraId="3876FA86" w14:textId="77777777" w:rsidR="001831EF" w:rsidRDefault="001831EF">
      <w:pPr>
        <w:ind w:left="-5" w:right="0"/>
        <w:rPr>
          <w:ins w:id="214" w:author="HDO" w:date="2026-08-11T11:59:00Z" w16du:dateUtc="2026-08-11T14:59:00Z"/>
          <w:lang w:val="en-AR"/>
        </w:rPr>
      </w:pPr>
    </w:p>
    <w:p w14:paraId="4775B9B3" w14:textId="77777777" w:rsidR="001831EF" w:rsidRDefault="00000000">
      <w:pPr>
        <w:ind w:left="-5" w:right="0"/>
        <w:rPr>
          <w:ins w:id="215" w:author="HDO" w:date="2026-08-11T11:59:00Z" w16du:dateUtc="2026-08-11T14:59:00Z"/>
          <w:lang w:val="en-AR"/>
        </w:rPr>
      </w:pPr>
      <w:ins w:id="216" w:author="HDO" w:date="2026-08-11T11:59:00Z" w16du:dateUtc="2026-08-11T14:59:00Z">
        <w:r>
          <w:rPr>
            <w:lang w:val="en-AR"/>
          </w:rPr>
          <w:t>Durante el Período de Transición previsto en el Título II, los contratos a término solo podrán celebrarse respecto de los volúmenes correspondientes al Segmento Competitivo Remanente de biodiesel y al porcentaje de corte de bioetanol no sujeto a regulación sobre su materia prima de origen conforme el artículo 13. Los volúmenes correspondientes al segmento de Empresas No Integradas y a los segmentos de bioetanol de caña de azúcar y de maíz se abastecerán exclusivamente mediante las rondas previstas en el artículo 14.</w:t>
        </w:r>
      </w:ins>
    </w:p>
    <w:p w14:paraId="0A61EBC3" w14:textId="77777777" w:rsidR="001831EF" w:rsidRDefault="001831EF">
      <w:pPr>
        <w:ind w:left="-5" w:right="0"/>
        <w:rPr>
          <w:ins w:id="217" w:author="HDO" w:date="2026-08-11T11:59:00Z" w16du:dateUtc="2026-08-11T14:59:00Z"/>
          <w:lang w:val="en-AR"/>
        </w:rPr>
      </w:pPr>
    </w:p>
    <w:p w14:paraId="699E423F" w14:textId="77777777" w:rsidR="001831EF" w:rsidRDefault="00000000">
      <w:pPr>
        <w:ind w:left="-5" w:right="0"/>
        <w:rPr>
          <w:ins w:id="218" w:author="HDO" w:date="2026-08-11T11:59:00Z" w16du:dateUtc="2026-08-11T14:59:00Z"/>
          <w:lang w:val="en-AR"/>
        </w:rPr>
      </w:pPr>
      <w:ins w:id="219" w:author="HDO" w:date="2026-08-11T11:59:00Z" w16du:dateUtc="2026-08-11T14:59:00Z">
        <w:r>
          <w:rPr>
            <w:lang w:val="en-AR"/>
          </w:rPr>
          <w:t>A partir de la finalización del Período de Transición, los contratos a término podrán celebrarse respecto de la totalidad de la demanda obligatoria, sin exceder el SETENTA POR CIENTO (70%) de la demanda mensual declarada de cada mezclador. La Autoridad de Aplicación podrá reducir dicho porcentaje mediante acto fundado cuando los contratos a término afecten la competencia efectiva, la formación pública de precios o la liquidez de las rondas.</w:t>
        </w:r>
      </w:ins>
    </w:p>
    <w:p w14:paraId="776063BE" w14:textId="77777777" w:rsidR="001831EF" w:rsidRDefault="001831EF">
      <w:pPr>
        <w:ind w:left="-5" w:right="0"/>
        <w:rPr>
          <w:ins w:id="220" w:author="HDO" w:date="2026-08-11T11:59:00Z" w16du:dateUtc="2026-08-11T14:59:00Z"/>
          <w:lang w:val="en-AR"/>
        </w:rPr>
      </w:pPr>
    </w:p>
    <w:p w14:paraId="47DF6FB3" w14:textId="77777777" w:rsidR="001831EF" w:rsidRDefault="00000000">
      <w:pPr>
        <w:ind w:left="-5" w:right="0"/>
        <w:rPr>
          <w:ins w:id="221" w:author="HDO" w:date="2026-08-11T11:59:00Z" w16du:dateUtc="2026-08-11T14:59:00Z"/>
          <w:lang w:val="en-AR"/>
        </w:rPr>
      </w:pPr>
      <w:ins w:id="222" w:author="HDO" w:date="2026-08-11T11:59:00Z" w16du:dateUtc="2026-08-11T14:59:00Z">
        <w:r>
          <w:rPr>
            <w:lang w:val="en-AR"/>
          </w:rPr>
          <w:t>Los mezcladores deberán declarar mensualmente ante el Mercado Electrónico, con carácter de declaración jurada, su demanda de biocombustibles destinada al cumplimiento de las mezclas obligatorias, conforme la reglamentación.</w:t>
        </w:r>
      </w:ins>
    </w:p>
    <w:p w14:paraId="61CD13A5" w14:textId="77777777" w:rsidR="001831EF" w:rsidRDefault="001831EF">
      <w:pPr>
        <w:ind w:left="-5" w:right="0"/>
        <w:rPr>
          <w:ins w:id="223" w:author="HDO" w:date="2026-08-11T11:59:00Z" w16du:dateUtc="2026-08-11T14:59:00Z"/>
          <w:lang w:val="en-AR"/>
        </w:rPr>
      </w:pPr>
    </w:p>
    <w:p w14:paraId="1377972E" w14:textId="77777777" w:rsidR="001831EF" w:rsidRDefault="00000000">
      <w:pPr>
        <w:ind w:left="-5" w:right="0"/>
        <w:rPr>
          <w:ins w:id="224" w:author="HDO" w:date="2026-08-11T11:59:00Z" w16du:dateUtc="2026-08-11T14:59:00Z"/>
          <w:lang w:val="en-AR"/>
        </w:rPr>
      </w:pPr>
      <w:ins w:id="225" w:author="HDO" w:date="2026-08-11T11:59:00Z" w16du:dateUtc="2026-08-11T14:59:00Z">
        <w:r>
          <w:rPr>
            <w:lang w:val="en-AR"/>
          </w:rPr>
          <w:t>El plazo de los contratos a término no podrá exceder los SEIS (6) meses. Su renovación o prórroga requerirá, en todos los casos, una nueva Solicitud de Ofertas a Término tramitada conforme el presente artículo.</w:t>
        </w:r>
      </w:ins>
    </w:p>
    <w:p w14:paraId="6DEF8B50" w14:textId="77777777" w:rsidR="001831EF" w:rsidRDefault="001831EF">
      <w:pPr>
        <w:ind w:left="-5" w:right="0"/>
        <w:rPr>
          <w:ins w:id="226" w:author="HDO" w:date="2026-08-11T11:59:00Z" w16du:dateUtc="2026-08-11T14:59:00Z"/>
          <w:lang w:val="en-AR"/>
        </w:rPr>
      </w:pPr>
    </w:p>
    <w:p w14:paraId="19C06078" w14:textId="77777777" w:rsidR="001831EF" w:rsidRDefault="00000000">
      <w:pPr>
        <w:ind w:left="-5" w:right="0"/>
        <w:rPr>
          <w:ins w:id="227" w:author="HDO" w:date="2026-08-11T11:59:00Z" w16du:dateUtc="2026-08-11T14:59:00Z"/>
          <w:lang w:val="en-AR"/>
        </w:rPr>
      </w:pPr>
      <w:ins w:id="228" w:author="HDO" w:date="2026-08-11T11:59:00Z" w16du:dateUtc="2026-08-11T14:59:00Z">
        <w:r>
          <w:rPr>
            <w:lang w:val="en-AR"/>
          </w:rPr>
          <w:t>El reconocimiento previsto en el artículo 14, inciso iv), no será aplicable a los contratos a término; el biodiesel de segunda generación contratado a término computará uno a uno por su volumen físico.</w:t>
        </w:r>
      </w:ins>
    </w:p>
    <w:p w14:paraId="04419E5C" w14:textId="77777777" w:rsidR="001831EF" w:rsidRDefault="001831EF">
      <w:pPr>
        <w:ind w:left="-5" w:right="0"/>
        <w:rPr>
          <w:ins w:id="229" w:author="HDO" w:date="2026-08-11T11:59:00Z" w16du:dateUtc="2026-08-11T14:59:00Z"/>
          <w:lang w:val="en-AR"/>
        </w:rPr>
      </w:pPr>
    </w:p>
    <w:p w14:paraId="6464DCD4" w14:textId="77777777" w:rsidR="001831EF" w:rsidRDefault="00000000">
      <w:pPr>
        <w:ind w:left="-5" w:right="0"/>
        <w:rPr>
          <w:ins w:id="230" w:author="HDO" w:date="2026-08-11T11:59:00Z" w16du:dateUtc="2026-08-11T14:59:00Z"/>
          <w:lang w:val="en-AR"/>
        </w:rPr>
      </w:pPr>
      <w:ins w:id="231" w:author="HDO" w:date="2026-08-11T11:59:00Z" w16du:dateUtc="2026-08-11T14:59:00Z">
        <w:r>
          <w:rPr>
            <w:lang w:val="en-AR"/>
          </w:rPr>
          <w:t>A tal efecto, el mezclador que pretenda adquirir biocombustibles a término deberá publicar en el Mercado Electrónico una Solicitud de Ofertas a Término, con carácter de declaración jurada, indicando: producto requerido, volumen total y cronograma de despachos, plazo contractual, período de abastecimiento, condiciones de pago y toda otra condición comercial necesaria para permitir la comparación objetiva de las ofertas. La Solicitud deberá ser pública, abierta, no discriminatoria y accesible a todos los elaboradores habilitados para operar en el producto y segmento correspondiente; sus condiciones deberán contar con justificación técnica o comercial objetiva y no podrán tener por efecto restringir la concurrencia.</w:t>
        </w:r>
      </w:ins>
    </w:p>
    <w:p w14:paraId="0C788DB5" w14:textId="77777777" w:rsidR="001831EF" w:rsidRDefault="001831EF">
      <w:pPr>
        <w:ind w:left="-5" w:right="0"/>
        <w:rPr>
          <w:ins w:id="232" w:author="HDO" w:date="2026-08-11T11:59:00Z" w16du:dateUtc="2026-08-11T14:59:00Z"/>
          <w:lang w:val="en-AR"/>
        </w:rPr>
      </w:pPr>
    </w:p>
    <w:p w14:paraId="07E10052" w14:textId="77777777" w:rsidR="001831EF" w:rsidRDefault="00000000">
      <w:pPr>
        <w:ind w:left="-5" w:right="0"/>
        <w:rPr>
          <w:ins w:id="233" w:author="HDO" w:date="2026-08-11T11:59:00Z" w16du:dateUtc="2026-08-11T14:59:00Z"/>
          <w:lang w:val="en-AR"/>
        </w:rPr>
      </w:pPr>
      <w:ins w:id="234" w:author="HDO" w:date="2026-08-11T11:59:00Z" w16du:dateUtc="2026-08-11T14:59:00Z">
        <w:r>
          <w:rPr>
            <w:lang w:val="en-AR"/>
          </w:rPr>
          <w:t xml:space="preserve">El Mercado Electrónico deberá verificar, antes de admitir cada Solicitud, que el volumen requerido, el producto, el segmento, el plazo contractual y el mecanismo de adjudicación se ajusten a las reglas del presente artículo y no alteren directa ni indirectamente los mínimos de participación, la segmentación obligatoria, los límites por empresa o grupo económico ni </w:t>
        </w:r>
        <w:r>
          <w:rPr>
            <w:lang w:val="en-AR"/>
          </w:rPr>
          <w:lastRenderedPageBreak/>
          <w:t>las reglas de abastecimiento previstas en la presente ley. Toda solicitud que afecte dichos resguardos será rechazada de pleno derecho.</w:t>
        </w:r>
      </w:ins>
    </w:p>
    <w:p w14:paraId="5DD5F9AB" w14:textId="77777777" w:rsidR="001831EF" w:rsidRDefault="001831EF">
      <w:pPr>
        <w:ind w:left="-5" w:right="0"/>
        <w:rPr>
          <w:ins w:id="235" w:author="HDO" w:date="2026-08-11T11:59:00Z" w16du:dateUtc="2026-08-11T14:59:00Z"/>
          <w:lang w:val="en-AR"/>
        </w:rPr>
      </w:pPr>
    </w:p>
    <w:p w14:paraId="74D7F194" w14:textId="77777777" w:rsidR="001831EF" w:rsidRDefault="00000000">
      <w:pPr>
        <w:ind w:left="-5" w:right="0"/>
        <w:rPr>
          <w:ins w:id="236" w:author="HDO" w:date="2026-08-11T11:59:00Z" w16du:dateUtc="2026-08-11T14:59:00Z"/>
          <w:lang w:val="en-AR"/>
        </w:rPr>
      </w:pPr>
      <w:ins w:id="237" w:author="HDO" w:date="2026-08-11T11:59:00Z" w16du:dateUtc="2026-08-11T14:59:00Z">
        <w:r>
          <w:rPr>
            <w:lang w:val="en-AR"/>
          </w:rPr>
          <w:t>Los elaboradores habilitados podrán presentar ofertas de venta a término a través del Mercado Electrónico, indicando volumen, precio o fórmula de precio, planta de origen, plazo de entrega, condiciones logísticas y demás elementos exigidos por la Solicitud. Las ofertas tendrán carácter vinculante durante el plazo de mantenimiento que establezca la reglamentación o la propia Solicitud.</w:t>
        </w:r>
      </w:ins>
    </w:p>
    <w:p w14:paraId="1B5BC084" w14:textId="77777777" w:rsidR="001831EF" w:rsidRDefault="001831EF">
      <w:pPr>
        <w:ind w:left="-5" w:right="0"/>
        <w:rPr>
          <w:ins w:id="238" w:author="HDO" w:date="2026-08-11T11:59:00Z" w16du:dateUtc="2026-08-11T14:59:00Z"/>
          <w:lang w:val="en-AR"/>
        </w:rPr>
      </w:pPr>
    </w:p>
    <w:p w14:paraId="29F54446" w14:textId="3220BB66" w:rsidR="001831EF" w:rsidRDefault="00000000">
      <w:pPr>
        <w:ind w:left="-5" w:right="0"/>
        <w:rPr>
          <w:ins w:id="239" w:author="HDO" w:date="2026-08-11T11:59:00Z" w16du:dateUtc="2026-08-11T14:59:00Z"/>
          <w:lang w:val="en-AR"/>
        </w:rPr>
      </w:pPr>
      <w:ins w:id="240" w:author="HDO" w:date="2026-08-11T11:59:00Z" w16du:dateUtc="2026-08-11T14:59:00Z">
        <w:r>
          <w:rPr>
            <w:lang w:val="en-AR"/>
          </w:rPr>
          <w:t>La adjudicación será realizada por el Mercado Electrónico mediante criterios objetivos, públicos y verificables, priorizando las ofertas económicamente más convenientes hasta completar el volumen requerido, sin perjuicio del cumplimiento de los segmentos, límites por empresa o grupo económico, capacidad instalada habilitada, reglas de trazabilidad y demás restricciones previstas en la presente ley. Cuando existan ofertas equivalentes, la adjudicación se realizará conforme criterios objetivos previamente establecidos por el Mercado Electrónico, incluyendo, según corresponda, prorrata entre ofertas empatadas, disponibilidad efectiva de producto, historial de cumplimiento o cualquier otro criterio técnico no discriminatorio definido con anterioridad a la apertura de ofertas.</w:t>
        </w:r>
      </w:ins>
    </w:p>
    <w:p w14:paraId="4148ED5F" w14:textId="77777777" w:rsidR="001831EF" w:rsidRDefault="001831EF">
      <w:pPr>
        <w:ind w:left="-5" w:right="0"/>
        <w:rPr>
          <w:ins w:id="241" w:author="HDO" w:date="2026-08-11T11:59:00Z" w16du:dateUtc="2026-08-11T14:59:00Z"/>
          <w:lang w:val="en-AR"/>
        </w:rPr>
      </w:pPr>
    </w:p>
    <w:p w14:paraId="25C73B57" w14:textId="77777777" w:rsidR="001831EF" w:rsidRDefault="00000000">
      <w:pPr>
        <w:ind w:left="-5" w:right="0"/>
        <w:rPr>
          <w:ins w:id="242" w:author="HDO" w:date="2026-08-11T11:59:00Z" w16du:dateUtc="2026-08-11T14:59:00Z"/>
          <w:lang w:val="en-AR"/>
        </w:rPr>
      </w:pPr>
      <w:ins w:id="243" w:author="HDO" w:date="2026-08-11T11:59:00Z" w16du:dateUtc="2026-08-11T14:59:00Z">
        <w:r>
          <w:rPr>
            <w:lang w:val="en-AR"/>
          </w:rPr>
          <w:t>La adjudicación generará automáticamente la obligación de entrega para el elaborador adjudicatario, bajo la modalidad de entrega o pago (deliver or pay), y la obligación de retiro y pago para el mezclador requirente, bajo la modalidad de retiro o pago (take or pay). El incumplimiento total o parcial de dichas obligaciones dará lugar a las sanciones, compensaciones y consecuencias previstas en la presente ley y en la reglamentación aplicable.</w:t>
        </w:r>
      </w:ins>
    </w:p>
    <w:p w14:paraId="673C4CAC" w14:textId="77777777" w:rsidR="001831EF" w:rsidRDefault="001831EF">
      <w:pPr>
        <w:ind w:left="-5" w:right="0"/>
        <w:rPr>
          <w:ins w:id="244" w:author="HDO" w:date="2026-08-11T11:59:00Z" w16du:dateUtc="2026-08-11T14:59:00Z"/>
          <w:lang w:val="en-AR"/>
        </w:rPr>
      </w:pPr>
    </w:p>
    <w:p w14:paraId="0F565B0C" w14:textId="77777777" w:rsidR="001831EF" w:rsidRDefault="00000000">
      <w:pPr>
        <w:ind w:left="-5" w:right="0"/>
        <w:rPr>
          <w:ins w:id="245" w:author="HDO" w:date="2026-08-11T11:59:00Z" w16du:dateUtc="2026-08-11T14:59:00Z"/>
          <w:lang w:val="en-AR"/>
        </w:rPr>
      </w:pPr>
      <w:ins w:id="246" w:author="HDO" w:date="2026-08-11T11:59:00Z" w16du:dateUtc="2026-08-11T14:59:00Z">
        <w:r>
          <w:rPr>
            <w:lang w:val="en-AR"/>
          </w:rPr>
          <w:t xml:space="preserve">Los contratos a término se computarán contra la demanda mensual declarada del mezclador y solo podrán imputarse al producto, segmento, período y mezclador para los cuales hubieran sido requeridos, ofertados y adjudicados. No podrán utilizarse para compensar obligaciones de mezcla correspondientes a </w:t>
        </w:r>
      </w:ins>
      <w:r>
        <w:rPr>
          <w:lang w:val="en-AR"/>
        </w:rPr>
        <w:t xml:space="preserve">otros </w:t>
      </w:r>
      <w:del w:id="247" w:author="HDO" w:date="2026-08-11T11:59:00Z" w16du:dateUtc="2026-08-11T14:59:00Z">
        <w:r>
          <w:delText>destinos. Sin perjuicio de lo establecido en el artículo 14, los elaboradores y mezcladores podrán, de manera opcional y de común</w:delText>
        </w:r>
      </w:del>
      <w:ins w:id="248" w:author="HDO" w:date="2026-08-11T11:59:00Z" w16du:dateUtc="2026-08-11T14:59:00Z">
        <w:r>
          <w:rPr>
            <w:lang w:val="en-AR"/>
          </w:rPr>
          <w:t>períodos o sujetos obligados.</w:t>
        </w:r>
      </w:ins>
    </w:p>
    <w:p w14:paraId="7EEF98CC" w14:textId="77777777" w:rsidR="001831EF" w:rsidRDefault="001831EF">
      <w:pPr>
        <w:ind w:left="-5" w:right="0"/>
        <w:rPr>
          <w:ins w:id="249" w:author="HDO" w:date="2026-08-11T11:59:00Z" w16du:dateUtc="2026-08-11T14:59:00Z"/>
          <w:lang w:val="en-AR"/>
        </w:rPr>
      </w:pPr>
    </w:p>
    <w:p w14:paraId="48C5C837" w14:textId="77777777" w:rsidR="001831EF" w:rsidRDefault="00000000">
      <w:pPr>
        <w:ind w:left="-5" w:right="0"/>
        <w:rPr>
          <w:ins w:id="250" w:author="HDO" w:date="2026-08-11T11:59:00Z" w16du:dateUtc="2026-08-11T14:59:00Z"/>
          <w:lang w:val="en-AR"/>
        </w:rPr>
      </w:pPr>
      <w:ins w:id="251" w:author="HDO" w:date="2026-08-11T11:59:00Z" w16du:dateUtc="2026-08-11T14:59:00Z">
        <w:r>
          <w:rPr>
            <w:lang w:val="en-AR"/>
          </w:rPr>
          <w:t>El Mercado Electrónico deberá publicar, respecto de cada Solicitud de Ofertas a Término y de cada contrato adjudicado, como mínimo: mezclador requirente, producto, segmento, volumen requerido, volumen ofertado, volumen adjudicado, precio o fórmula de precio adjudicada, plazo, período de entrega, elaborador adjudicatario, grado de concentración por empresa y grupo económico, cumplimiento efectivo, incumplimientos, sanciones y compensaciones aplicadas. La reglamentación solo podrá resguardar información comercial sensible cuya reserva no afecte la transparencia, la trazabilidad ni el control público del mercado.</w:t>
        </w:r>
      </w:ins>
    </w:p>
    <w:p w14:paraId="669EB46E" w14:textId="77777777" w:rsidR="001831EF" w:rsidRDefault="001831EF">
      <w:pPr>
        <w:ind w:left="-5" w:right="0"/>
        <w:rPr>
          <w:ins w:id="252" w:author="HDO" w:date="2026-08-11T11:59:00Z" w16du:dateUtc="2026-08-11T14:59:00Z"/>
          <w:lang w:val="en-AR"/>
        </w:rPr>
      </w:pPr>
    </w:p>
    <w:p w14:paraId="717CC09E" w14:textId="77777777" w:rsidR="001831EF" w:rsidRDefault="00000000">
      <w:pPr>
        <w:ind w:left="-5" w:right="0"/>
        <w:rPr>
          <w:ins w:id="253" w:author="HDO" w:date="2026-08-11T11:59:00Z" w16du:dateUtc="2026-08-11T14:59:00Z"/>
          <w:lang w:val="en-AR"/>
        </w:rPr>
      </w:pPr>
      <w:ins w:id="254" w:author="HDO" w:date="2026-08-11T11:59:00Z" w16du:dateUtc="2026-08-11T14:59:00Z">
        <w:r>
          <w:rPr>
            <w:lang w:val="en-AR"/>
          </w:rPr>
          <w:t>La Autoridad de Aplicación y el organismo administrador del Mercado Electrónico deberán impedir toda práctica que, bajo la forma de contratos a término, genere discriminación, exclusión, direccionamiento de demanda, reparto de mercado, abuso de posición dominante, concentración indebida o afectación de la formación competitiva de precios.</w:t>
        </w:r>
      </w:ins>
    </w:p>
    <w:p w14:paraId="59F65360" w14:textId="77777777" w:rsidR="001831EF" w:rsidRDefault="001831EF">
      <w:pPr>
        <w:ind w:left="-5" w:right="0"/>
        <w:rPr>
          <w:ins w:id="255" w:author="HDO" w:date="2026-08-11T11:59:00Z" w16du:dateUtc="2026-08-11T14:59:00Z"/>
          <w:lang w:val="en-AR"/>
        </w:rPr>
      </w:pPr>
    </w:p>
    <w:p w14:paraId="1C429C8E" w14:textId="2E0D2F47" w:rsidR="001831EF" w:rsidRDefault="00000000">
      <w:pPr>
        <w:ind w:left="-5" w:right="0"/>
        <w:rPr>
          <w:lang w:val="en-AR"/>
        </w:rPr>
      </w:pPr>
      <w:ins w:id="256" w:author="HDO" w:date="2026-08-11T11:59:00Z" w16du:dateUtc="2026-08-11T14:59:00Z">
        <w:r>
          <w:rPr>
            <w:lang w:val="en-AR"/>
          </w:rPr>
          <w:t>Todo contrato,</w:t>
        </w:r>
      </w:ins>
      <w:r>
        <w:rPr>
          <w:lang w:val="en-AR"/>
        </w:rPr>
        <w:t xml:space="preserve"> acuerdo, </w:t>
      </w:r>
      <w:del w:id="257" w:author="HDO" w:date="2026-08-11T11:59:00Z" w16du:dateUtc="2026-08-11T14:59:00Z">
        <w:r>
          <w:delText xml:space="preserve">establecer contratos a término para los volúmenes de biodiesel o bioetanol destinados al cumplimiento de la mezcla obligatoria, siendo estos contratos de libre negociación y contractualización en precio, plazo y otras condiciones comerciales afines. </w:delText>
        </w:r>
      </w:del>
      <w:ins w:id="258" w:author="HDO" w:date="2026-08-11T11:59:00Z" w16du:dateUtc="2026-08-11T14:59:00Z">
        <w:r>
          <w:rPr>
            <w:lang w:val="en-AR"/>
          </w:rPr>
          <w:t>carta de intención, compromiso de suministro, opción de compra, preferencia comercial o instrumento equivalente celebrado por fuera del procedimiento previsto en el presente artículo será nulo a los fines del cumplimiento de las mezclas obligatorias y no podrá ser registrado, computado ni invocado ante la Autoridad de Aplicación, el Mercado Electrónico ni terceros.</w:t>
        </w:r>
      </w:ins>
    </w:p>
    <w:p w14:paraId="177C7288" w14:textId="77777777" w:rsidR="001831EF" w:rsidRDefault="00000000">
      <w:pPr>
        <w:spacing w:after="0" w:line="259" w:lineRule="auto"/>
        <w:ind w:left="0" w:right="0" w:firstLine="0"/>
        <w:rPr>
          <w:del w:id="259" w:author="HDO" w:date="2026-08-11T11:59:00Z" w16du:dateUtc="2026-08-11T14:59:00Z"/>
        </w:rPr>
      </w:pPr>
      <w:del w:id="260" w:author="HDO" w:date="2026-08-11T11:59:00Z" w16du:dateUtc="2026-08-11T14:59:00Z">
        <w:r>
          <w:delText xml:space="preserve"> </w:delText>
        </w:r>
      </w:del>
    </w:p>
    <w:p w14:paraId="18B9F632" w14:textId="77777777" w:rsidR="001831EF" w:rsidRDefault="00000000">
      <w:pPr>
        <w:ind w:left="-5" w:right="0"/>
        <w:rPr>
          <w:del w:id="261" w:author="HDO" w:date="2026-08-11T11:59:00Z" w16du:dateUtc="2026-08-11T14:59:00Z"/>
          <w:lang w:val="en-AR"/>
        </w:rPr>
      </w:pPr>
      <w:del w:id="262" w:author="HDO" w:date="2026-08-11T11:59:00Z" w16du:dateUtc="2026-08-11T14:59:00Z">
        <w:r>
          <w:rPr>
            <w:lang w:val="en-AR"/>
          </w:rPr>
          <w:delText xml:space="preserve">A los fines del cumplimiento de las mezclas obligatorias, las operaciones entre elaboradores y mezcladores deberán ser informadas a la autoridad de aplicación según la periodicidad que esta indique. </w:delText>
        </w:r>
      </w:del>
    </w:p>
    <w:p w14:paraId="427CC28F" w14:textId="77777777" w:rsidR="001831EF" w:rsidRDefault="00000000">
      <w:pPr>
        <w:ind w:left="-5" w:right="0"/>
        <w:rPr>
          <w:ins w:id="263" w:author="HDO" w:date="2026-08-11T11:59:00Z" w16du:dateUtc="2026-08-11T14:59:00Z"/>
          <w:lang w:val="en-AR"/>
        </w:rPr>
      </w:pPr>
      <w:del w:id="264" w:author="HDO" w:date="2026-08-11T11:59:00Z" w16du:dateUtc="2026-08-11T14:59:00Z">
        <w:r>
          <w:delText xml:space="preserve"> </w:delText>
        </w:r>
      </w:del>
    </w:p>
    <w:p w14:paraId="31268B72" w14:textId="77777777" w:rsidR="001831EF" w:rsidRDefault="00000000">
      <w:pPr>
        <w:spacing w:after="0" w:line="259" w:lineRule="auto"/>
        <w:ind w:left="0" w:right="0" w:firstLine="0"/>
        <w:jc w:val="left"/>
        <w:rPr>
          <w:moveFrom w:id="265" w:author="HDO" w:date="2026-08-11T11:59:00Z" w16du:dateUtc="2026-08-11T14:59:00Z"/>
        </w:rPr>
      </w:pPr>
      <w:ins w:id="266" w:author="HDO" w:date="2026-08-11T11:59:00Z" w16du:dateUtc="2026-08-11T14:59:00Z">
        <w:r>
          <w:rPr>
            <w:b/>
            <w:bCs/>
          </w:rPr>
          <w:t>ARTÍCULO 17.-</w:t>
        </w:r>
        <w:r>
          <w:t xml:space="preserve"> </w:t>
        </w:r>
      </w:ins>
      <w:moveFromRangeStart w:id="267" w:author="HDO" w:date="2026-08-11T11:59:00Z" w:name="move237341971"/>
    </w:p>
    <w:p w14:paraId="1CEC5650" w14:textId="7FC0B559" w:rsidR="001831EF" w:rsidRDefault="00000000" w:rsidP="00E755AC">
      <w:pPr>
        <w:ind w:left="-5" w:right="0"/>
      </w:pPr>
      <w:moveFrom w:id="268" w:author="HDO" w:date="2026-08-11T11:59:00Z" w16du:dateUtc="2026-08-11T14:59:00Z">
        <w:r>
          <w:rPr>
            <w:b/>
            <w:bCs/>
          </w:rPr>
          <w:t>ARTÍCULO 16.-</w:t>
        </w:r>
        <w:r>
          <w:t xml:space="preserve"> </w:t>
        </w:r>
      </w:moveFrom>
      <w:moveFromRangeEnd w:id="267"/>
      <w:r>
        <w:t>Precios de referencia de paridad de importación</w:t>
      </w:r>
      <w:del w:id="269" w:author="HDO" w:date="2026-08-11T11:59:00Z" w16du:dateUtc="2026-08-11T14:59:00Z">
        <w:r>
          <w:delText>.</w:delText>
        </w:r>
      </w:del>
      <w:ins w:id="270" w:author="HDO" w:date="2026-08-11T11:59:00Z" w16du:dateUtc="2026-08-11T14:59:00Z">
        <w:r>
          <w:t xml:space="preserve"> y exportación.</w:t>
        </w:r>
      </w:ins>
      <w:r>
        <w:t xml:space="preserve"> Como referencia en el marco del mecanismo del artículo </w:t>
      </w:r>
      <w:del w:id="271" w:author="HDO" w:date="2026-08-11T11:59:00Z" w16du:dateUtc="2026-08-11T14:59:00Z">
        <w:r>
          <w:delText xml:space="preserve">24, </w:delText>
        </w:r>
      </w:del>
      <w:ins w:id="272" w:author="HDO" w:date="2026-08-11T11:59:00Z" w16du:dateUtc="2026-08-11T14:59:00Z">
        <w:r>
          <w:t>14 y artículo 20,</w:t>
        </w:r>
      </w:ins>
      <w:r>
        <w:t xml:space="preserve"> se publicarán los valores que se indican a continuación: </w:t>
      </w:r>
    </w:p>
    <w:p w14:paraId="31B7F954" w14:textId="77777777" w:rsidR="001831EF" w:rsidRDefault="00000000">
      <w:pPr>
        <w:spacing w:after="0" w:line="259" w:lineRule="auto"/>
        <w:ind w:left="0" w:right="0" w:firstLine="0"/>
        <w:jc w:val="left"/>
      </w:pPr>
      <w:r>
        <w:t xml:space="preserve"> </w:t>
      </w:r>
    </w:p>
    <w:p w14:paraId="79E4E32E" w14:textId="77777777" w:rsidR="001831EF" w:rsidRDefault="00000000">
      <w:pPr>
        <w:numPr>
          <w:ilvl w:val="0"/>
          <w:numId w:val="5"/>
        </w:numPr>
        <w:ind w:right="0" w:hanging="10"/>
      </w:pPr>
      <w:r>
        <w:t xml:space="preserve">Para el biodiesel: el resultante de computar la paridad de importación de biodiesel; </w:t>
      </w:r>
    </w:p>
    <w:p w14:paraId="5CEC497B" w14:textId="77777777" w:rsidR="009E487A" w:rsidRDefault="009E487A" w:rsidP="00E61114">
      <w:pPr>
        <w:ind w:right="0" w:firstLine="0"/>
      </w:pPr>
    </w:p>
    <w:p w14:paraId="6FCBD191" w14:textId="77777777" w:rsidR="009E487A" w:rsidRDefault="009E487A" w:rsidP="009E487A">
      <w:pPr>
        <w:numPr>
          <w:ilvl w:val="0"/>
          <w:numId w:val="5"/>
        </w:numPr>
        <w:ind w:right="0"/>
        <w:rPr>
          <w:ins w:id="273" w:author="HDO" w:date="2026-08-11T11:59:00Z" w16du:dateUtc="2026-08-11T14:59:00Z"/>
        </w:rPr>
      </w:pPr>
      <w:ins w:id="274" w:author="HDO" w:date="2026-08-11T11:59:00Z" w16du:dateUtc="2026-08-11T14:59:00Z">
        <w:r>
          <w:t>Para el metanol: el resultante de computar la paridad de exportación del metanol;</w:t>
        </w:r>
      </w:ins>
    </w:p>
    <w:p w14:paraId="4B692F2E" w14:textId="1EFA1032" w:rsidR="001831EF" w:rsidRDefault="001831EF">
      <w:pPr>
        <w:spacing w:after="0" w:line="259" w:lineRule="auto"/>
        <w:ind w:left="0" w:right="0" w:firstLine="0"/>
        <w:jc w:val="left"/>
      </w:pPr>
    </w:p>
    <w:p w14:paraId="1D43DA3E" w14:textId="77777777" w:rsidR="00E755AC" w:rsidRDefault="00000000" w:rsidP="00E61114">
      <w:pPr>
        <w:numPr>
          <w:ilvl w:val="0"/>
          <w:numId w:val="5"/>
        </w:numPr>
        <w:ind w:right="0" w:hanging="10"/>
      </w:pPr>
      <w:r>
        <w:t xml:space="preserve">Para el bioetanol: el resultante de computar la paridad de importación del bioetanol. </w:t>
      </w:r>
    </w:p>
    <w:p w14:paraId="4F1850E4" w14:textId="77777777" w:rsidR="001831EF" w:rsidRDefault="00000000">
      <w:pPr>
        <w:spacing w:after="0" w:line="259" w:lineRule="auto"/>
        <w:ind w:left="0" w:right="0" w:firstLine="0"/>
        <w:jc w:val="left"/>
      </w:pPr>
      <w:r>
        <w:t xml:space="preserve"> </w:t>
      </w:r>
    </w:p>
    <w:p w14:paraId="72E428E5" w14:textId="77777777" w:rsidR="001831EF" w:rsidRDefault="00000000">
      <w:pPr>
        <w:ind w:left="-5" w:right="0"/>
      </w:pPr>
      <w:r>
        <w:t xml:space="preserve">A los efectos de su determinación, el organismo independiente elaborará y publicará una metodología de cálculo y los resultados obtenidos en cada oportunidad, previo a la realización de los ejercicios mensuales de comercialización. </w:t>
      </w:r>
    </w:p>
    <w:p w14:paraId="3601D2E0" w14:textId="77777777" w:rsidR="001831EF" w:rsidRDefault="00000000">
      <w:pPr>
        <w:spacing w:after="0" w:line="259" w:lineRule="auto"/>
        <w:ind w:left="0" w:right="0" w:firstLine="0"/>
        <w:jc w:val="left"/>
      </w:pPr>
      <w:r>
        <w:t xml:space="preserve"> </w:t>
      </w:r>
    </w:p>
    <w:p w14:paraId="7F03B49C" w14:textId="77777777" w:rsidR="00E755AC" w:rsidRDefault="00000000" w:rsidP="009E487A">
      <w:pPr>
        <w:ind w:left="-5" w:right="0"/>
      </w:pPr>
      <w:r>
        <w:t xml:space="preserve">La información utilizada para todos los cálculos referidos deberá provenir de fuentes de mercado internacionalmente reconocidas. </w:t>
      </w:r>
    </w:p>
    <w:p w14:paraId="4C34D1B0" w14:textId="77777777" w:rsidR="001831EF" w:rsidRDefault="00000000">
      <w:pPr>
        <w:spacing w:after="0" w:line="259" w:lineRule="auto"/>
        <w:ind w:left="0" w:right="0" w:firstLine="0"/>
        <w:jc w:val="left"/>
      </w:pPr>
      <w:r>
        <w:t xml:space="preserve"> </w:t>
      </w:r>
    </w:p>
    <w:p w14:paraId="215D20EF" w14:textId="7A4C0130" w:rsidR="001831EF" w:rsidRDefault="00000000">
      <w:pPr>
        <w:ind w:left="-5" w:right="0"/>
      </w:pPr>
      <w:r>
        <w:rPr>
          <w:b/>
          <w:bCs/>
        </w:rPr>
        <w:t xml:space="preserve">ARTÍCULO </w:t>
      </w:r>
      <w:del w:id="275" w:author="HDO" w:date="2026-08-11T11:59:00Z" w16du:dateUtc="2026-08-11T14:59:00Z">
        <w:r>
          <w:rPr>
            <w:b/>
            <w:bCs/>
          </w:rPr>
          <w:delText>17</w:delText>
        </w:r>
      </w:del>
      <w:ins w:id="276" w:author="HDO" w:date="2026-08-11T11:59:00Z" w16du:dateUtc="2026-08-11T14:59:00Z">
        <w:r>
          <w:rPr>
            <w:b/>
            <w:bCs/>
          </w:rPr>
          <w:t>18</w:t>
        </w:r>
      </w:ins>
      <w:r>
        <w:rPr>
          <w:b/>
          <w:bCs/>
        </w:rPr>
        <w:t>.-</w:t>
      </w:r>
      <w:r>
        <w:t xml:space="preserve"> Cortes superiores. Los mezcladores podrán agregar biodiesel y/u otros biocombustibles al gasoil o diésel oil, y bioetanol y/u otros biocombustibles a la nafta, en adición a los porcentajes de mezcla establecidos en los artículos 12 y 13 -conforme la normativa de calidad de combustibles vigente o la que en el futuro la reemplace-, hasta el límite que impongan las normas técnicas en vigencia sobre la calidad y composición fisicoquímica del producto final, pudiendo adquirir dichos biocombustibles adicionales a cualquier empresa elaboradora y siendo libre su comercialización y consumo.  </w:t>
      </w:r>
    </w:p>
    <w:p w14:paraId="0CC53C0E" w14:textId="77777777" w:rsidR="001831EF" w:rsidRDefault="00000000">
      <w:pPr>
        <w:spacing w:after="0" w:line="259" w:lineRule="auto"/>
        <w:ind w:left="0" w:right="0" w:firstLine="0"/>
        <w:jc w:val="left"/>
      </w:pPr>
      <w:r>
        <w:t xml:space="preserve"> </w:t>
      </w:r>
    </w:p>
    <w:p w14:paraId="059DA6A7" w14:textId="77777777" w:rsidR="001831EF" w:rsidRDefault="00000000">
      <w:pPr>
        <w:ind w:left="-5" w:right="0"/>
      </w:pPr>
      <w:r>
        <w:t>Las provincias y la Ciudad Autónoma de Buenos Aires en ejercicio de sus facultades podrán establecer regímenes de fomento propios habilitando nuevas bocas de expendio que favorezcan la comercialización de manera opcional e incremental de cortes superiores a los mínimos obligatorios establecidos en la presente ley.</w:t>
      </w:r>
    </w:p>
    <w:p w14:paraId="0C0F05AD" w14:textId="77777777" w:rsidR="001831EF" w:rsidRDefault="00000000">
      <w:pPr>
        <w:spacing w:after="0" w:line="259" w:lineRule="auto"/>
        <w:ind w:left="0" w:right="0" w:firstLine="0"/>
        <w:jc w:val="left"/>
      </w:pPr>
      <w:r>
        <w:t xml:space="preserve"> </w:t>
      </w:r>
    </w:p>
    <w:p w14:paraId="7C2C9C88" w14:textId="064BF057" w:rsidR="001831EF" w:rsidRDefault="00000000" w:rsidP="000B148F">
      <w:pPr>
        <w:ind w:left="-5" w:right="0"/>
        <w:rPr>
          <w:lang w:val="es-ES"/>
        </w:rPr>
      </w:pPr>
      <w:r>
        <w:rPr>
          <w:b/>
          <w:bCs/>
        </w:rPr>
        <w:t xml:space="preserve">ARTÍCULO </w:t>
      </w:r>
      <w:del w:id="277" w:author="HDO" w:date="2026-08-11T11:59:00Z" w16du:dateUtc="2026-08-11T14:59:00Z">
        <w:r>
          <w:rPr>
            <w:b/>
            <w:bCs/>
          </w:rPr>
          <w:delText>18</w:delText>
        </w:r>
      </w:del>
      <w:ins w:id="278" w:author="HDO" w:date="2026-08-11T11:59:00Z" w16du:dateUtc="2026-08-11T14:59:00Z">
        <w:r>
          <w:rPr>
            <w:b/>
            <w:bCs/>
          </w:rPr>
          <w:t>19</w:t>
        </w:r>
      </w:ins>
      <w:r>
        <w:rPr>
          <w:b/>
          <w:bCs/>
        </w:rPr>
        <w:t>.-</w:t>
      </w:r>
      <w:r>
        <w:t xml:space="preserve"> Co-procesamiento de Materias Primas no fósiles. </w:t>
      </w:r>
      <w:del w:id="279" w:author="HDO" w:date="2026-08-11T11:59:00Z" w16du:dateUtc="2026-08-11T14:59:00Z">
        <w:r>
          <w:rPr>
            <w:lang w:val="es-ES"/>
          </w:rPr>
          <w:delText>En</w:delText>
        </w:r>
      </w:del>
      <w:ins w:id="280" w:author="HDO" w:date="2026-08-11T11:59:00Z" w16du:dateUtc="2026-08-11T14:59:00Z">
        <w:r>
          <w:rPr>
            <w:lang w:val="es-ES"/>
          </w:rPr>
          <w:t>Cuando</w:t>
        </w:r>
      </w:ins>
      <w:r>
        <w:rPr>
          <w:lang w:val="es-ES"/>
        </w:rPr>
        <w:t xml:space="preserve"> los </w:t>
      </w:r>
      <w:del w:id="281" w:author="HDO" w:date="2026-08-11T11:59:00Z" w16du:dateUtc="2026-08-11T14:59:00Z">
        <w:r>
          <w:rPr>
            <w:lang w:val="es-ES"/>
          </w:rPr>
          <w:delText>casos en que</w:delText>
        </w:r>
      </w:del>
      <w:ins w:id="282" w:author="HDO" w:date="2026-08-11T11:59:00Z" w16du:dateUtc="2026-08-11T14:59:00Z">
        <w:r>
          <w:rPr>
            <w:lang w:val="es-ES"/>
          </w:rPr>
          <w:t>refinadores o</w:t>
        </w:r>
      </w:ins>
      <w:r>
        <w:rPr>
          <w:lang w:val="es-ES"/>
        </w:rPr>
        <w:t xml:space="preserve"> los mezcladores que a su vez sean refinadores incorporen materia prima no fósil como insumo para la producción de gasoil mediante </w:t>
      </w:r>
      <w:del w:id="283" w:author="HDO" w:date="2026-08-11T11:59:00Z" w16du:dateUtc="2026-08-11T14:59:00Z">
        <w:r>
          <w:rPr>
            <w:lang w:val="es-ES"/>
          </w:rPr>
          <w:delText>co-procesamiento, las mezcladoras</w:delText>
        </w:r>
      </w:del>
      <w:ins w:id="284" w:author="HDO" w:date="2026-08-11T11:59:00Z" w16du:dateUtc="2026-08-11T14:59:00Z">
        <w:r>
          <w:rPr>
            <w:lang w:val="es-ES"/>
          </w:rPr>
          <w:t>coprocesamiento,</w:t>
        </w:r>
      </w:ins>
      <w:r>
        <w:rPr>
          <w:lang w:val="es-ES"/>
        </w:rPr>
        <w:t xml:space="preserve"> podrán</w:t>
      </w:r>
      <w:del w:id="285" w:author="HDO" w:date="2026-08-11T11:59:00Z" w16du:dateUtc="2026-08-11T14:59:00Z">
        <w:r>
          <w:rPr>
            <w:lang w:val="es-ES"/>
          </w:rPr>
          <w:delText>, a su elección, considerarlo</w:delText>
        </w:r>
      </w:del>
      <w:ins w:id="286" w:author="HDO" w:date="2026-08-11T11:59:00Z" w16du:dateUtc="2026-08-11T14:59:00Z">
        <w:r>
          <w:rPr>
            <w:lang w:val="es-ES"/>
          </w:rPr>
          <w:t xml:space="preserve"> computar exclusivamente el componente biogénico certificado</w:t>
        </w:r>
      </w:ins>
      <w:r>
        <w:rPr>
          <w:lang w:val="es-ES"/>
        </w:rPr>
        <w:t xml:space="preserve"> a los efectos del </w:t>
      </w:r>
      <w:del w:id="287" w:author="HDO" w:date="2026-08-11T11:59:00Z" w16du:dateUtc="2026-08-11T14:59:00Z">
        <w:r>
          <w:rPr>
            <w:lang w:val="es-ES"/>
          </w:rPr>
          <w:delText>cómputo de la mezcla</w:delText>
        </w:r>
      </w:del>
      <w:ins w:id="288" w:author="HDO" w:date="2026-08-11T11:59:00Z" w16du:dateUtc="2026-08-11T14:59:00Z">
        <w:r>
          <w:rPr>
            <w:lang w:val="es-ES"/>
          </w:rPr>
          <w:t>cumplimiento</w:t>
        </w:r>
      </w:ins>
      <w:r>
        <w:rPr>
          <w:lang w:val="es-ES"/>
        </w:rPr>
        <w:t xml:space="preserve"> del corte obligatorio de biodiesel</w:t>
      </w:r>
      <w:del w:id="289" w:author="HDO" w:date="2026-08-11T11:59:00Z" w16du:dateUtc="2026-08-11T14:59:00Z">
        <w:r>
          <w:rPr>
            <w:lang w:val="es-ES"/>
          </w:rPr>
          <w:delText xml:space="preserve"> hasta</w:delText>
        </w:r>
      </w:del>
      <w:ins w:id="290" w:author="HDO" w:date="2026-08-11T11:59:00Z" w16du:dateUtc="2026-08-11T14:59:00Z">
        <w:r>
          <w:rPr>
            <w:lang w:val="es-ES"/>
          </w:rPr>
          <w:t>, siempre que acrediten, mediante certificación emitida por</w:t>
        </w:r>
      </w:ins>
      <w:r>
        <w:rPr>
          <w:lang w:val="es-ES"/>
        </w:rPr>
        <w:t xml:space="preserve"> un </w:t>
      </w:r>
      <w:del w:id="291" w:author="HDO" w:date="2026-08-11T11:59:00Z" w16du:dateUtc="2026-08-11T14:59:00Z">
        <w:r>
          <w:rPr>
            <w:lang w:val="es-ES"/>
          </w:rPr>
          <w:delText xml:space="preserve">límite máximo </w:delText>
        </w:r>
      </w:del>
      <w:ins w:id="292" w:author="HDO" w:date="2026-08-11T11:59:00Z" w16du:dateUtc="2026-08-11T14:59:00Z">
        <w:r>
          <w:rPr>
            <w:lang w:val="es-ES"/>
          </w:rPr>
          <w:t xml:space="preserve">esquema de sustentabilidad reconocido internacionalmente, tal como ISCC EU, ISCC Plus o el que en el futuro los reemplace, una reducción de emisiones de gases de efecto invernadero por unidad de energía igual o superior al cincuenta y cinco por ciento (55%) respecto </w:t>
        </w:r>
      </w:ins>
      <w:r>
        <w:rPr>
          <w:lang w:val="es-ES"/>
        </w:rPr>
        <w:t xml:space="preserve">del </w:t>
      </w:r>
      <w:del w:id="293" w:author="HDO" w:date="2026-08-11T11:59:00Z" w16du:dateUtc="2026-08-11T14:59:00Z">
        <w:r>
          <w:rPr>
            <w:lang w:val="es-ES"/>
          </w:rPr>
          <w:delText>TRES POR CIENTO (3,0%) de mezcla medido sobre la cantidad total</w:delText>
        </w:r>
      </w:del>
      <w:ins w:id="294" w:author="HDO" w:date="2026-08-11T11:59:00Z" w16du:dateUtc="2026-08-11T14:59:00Z">
        <w:r>
          <w:rPr>
            <w:lang w:val="es-ES"/>
          </w:rPr>
          <w:t>valor de referencia</w:t>
        </w:r>
      </w:ins>
      <w:r>
        <w:rPr>
          <w:lang w:val="es-ES"/>
        </w:rPr>
        <w:t xml:space="preserve"> del </w:t>
      </w:r>
      <w:del w:id="295" w:author="HDO" w:date="2026-08-11T11:59:00Z" w16du:dateUtc="2026-08-11T14:59:00Z">
        <w:r>
          <w:rPr>
            <w:lang w:val="es-ES"/>
          </w:rPr>
          <w:delText xml:space="preserve">producto final comercializado. </w:delText>
        </w:r>
      </w:del>
      <w:ins w:id="296" w:author="HDO" w:date="2026-08-11T11:59:00Z" w16du:dateUtc="2026-08-11T14:59:00Z">
        <w:r>
          <w:rPr>
            <w:lang w:val="es-ES"/>
          </w:rPr>
          <w:t>combustible fósil sustituido conforme los valores de emisión por defecto establecidos en el artículo 6º de la presente ley, y únicamente dentro de los límites de cómputo máximo establecidos en el artículo 40.</w:t>
        </w:r>
      </w:ins>
    </w:p>
    <w:p w14:paraId="567DF5A1" w14:textId="77777777" w:rsidR="001831EF" w:rsidRDefault="001831EF">
      <w:pPr>
        <w:ind w:left="-5" w:right="0"/>
        <w:rPr>
          <w:lang w:val="en-AR"/>
        </w:rPr>
      </w:pPr>
    </w:p>
    <w:p w14:paraId="394514CE" w14:textId="77777777" w:rsidR="001831EF" w:rsidRDefault="00000000">
      <w:pPr>
        <w:ind w:left="-5" w:right="0"/>
        <w:rPr>
          <w:ins w:id="297" w:author="HDO" w:date="2026-08-11T11:59:00Z" w16du:dateUtc="2026-08-11T14:59:00Z"/>
          <w:lang w:val="es-ES"/>
        </w:rPr>
      </w:pPr>
      <w:del w:id="298" w:author="HDO" w:date="2026-08-11T11:59:00Z" w16du:dateUtc="2026-08-11T14:59:00Z">
        <w:r>
          <w:rPr>
            <w:b/>
            <w:bCs/>
          </w:rPr>
          <w:delText>ARTÍCULO 19.-</w:delText>
        </w:r>
      </w:del>
      <w:ins w:id="299" w:author="HDO" w:date="2026-08-11T11:59:00Z" w16du:dateUtc="2026-08-11T14:59:00Z">
        <w:r>
          <w:rPr>
            <w:lang w:val="es-ES"/>
          </w:rPr>
          <w:t>El producto obtenido por coprocesamiento no será considerado biodiesel a los efectos de la definición del artículo 6 ni podrá sustituir, reducir o afectar el volumen físico correspondiente al Segmento Competitivo de Empresas No Integradas previsto en los artículos 40 y 41.</w:t>
        </w:r>
      </w:ins>
    </w:p>
    <w:p w14:paraId="2A3BEB38" w14:textId="77777777" w:rsidR="001831EF" w:rsidRDefault="001831EF">
      <w:pPr>
        <w:ind w:left="-5" w:right="0"/>
        <w:rPr>
          <w:ins w:id="300" w:author="HDO" w:date="2026-08-11T11:59:00Z" w16du:dateUtc="2026-08-11T14:59:00Z"/>
        </w:rPr>
      </w:pPr>
    </w:p>
    <w:p w14:paraId="57BB88A7" w14:textId="77777777" w:rsidR="001831EF" w:rsidRDefault="00000000">
      <w:pPr>
        <w:ind w:left="-5" w:right="0"/>
        <w:rPr>
          <w:ins w:id="301" w:author="HDO" w:date="2026-08-11T11:59:00Z" w16du:dateUtc="2026-08-11T14:59:00Z"/>
          <w:lang w:val="es-ES"/>
        </w:rPr>
      </w:pPr>
      <w:ins w:id="302" w:author="HDO" w:date="2026-08-11T11:59:00Z" w16du:dateUtc="2026-08-11T14:59:00Z">
        <w:r>
          <w:rPr>
            <w:lang w:val="es-ES"/>
          </w:rPr>
          <w:t>A partir de la finalización del Período de Transición previsto en el Título II, el componente biogénico certificado podrá computarse hasta un máximo del UNO COMA CINCO POR CIENTO (1,5%) del volumen total del producto final comercializado, pudiendo la Autoridad de Aplicación incrementarlo mediante acto fundado.</w:t>
        </w:r>
      </w:ins>
    </w:p>
    <w:p w14:paraId="5076492E" w14:textId="77777777" w:rsidR="001831EF" w:rsidRDefault="001831EF">
      <w:pPr>
        <w:ind w:left="-5" w:right="0"/>
        <w:rPr>
          <w:ins w:id="303" w:author="HDO" w:date="2026-08-11T11:59:00Z" w16du:dateUtc="2026-08-11T14:59:00Z"/>
        </w:rPr>
      </w:pPr>
    </w:p>
    <w:p w14:paraId="64E253BC" w14:textId="77777777" w:rsidR="00E64EF0" w:rsidRPr="009C3ABE" w:rsidRDefault="00E64EF0" w:rsidP="00E64EF0">
      <w:pPr>
        <w:ind w:left="-5" w:right="0"/>
        <w:rPr>
          <w:ins w:id="304" w:author="HDO" w:date="2026-08-11T11:59:00Z" w16du:dateUtc="2026-08-11T14:59:00Z"/>
          <w:lang w:val="en-AR"/>
        </w:rPr>
      </w:pPr>
      <w:ins w:id="305" w:author="HDO" w:date="2026-08-11T11:59:00Z" w16du:dateUtc="2026-08-11T14:59:00Z">
        <w:r w:rsidRPr="009C3ABE">
          <w:rPr>
            <w:lang w:val="en-AR"/>
          </w:rPr>
          <w:t>ARTÍCULO 20.- Relación con empresas integradas y defensa de la competencia. Las empresas integradas, conforme la definición establecida en el artículo 6° de la presente ley, que produzcan o comercialicen materias primas destinadas a la producción de biodiesel deberán garantizar condiciones objetivas, transparentes, equitativas y no discriminatorias de oferta y comercialización respecto de las empresas no integradas.</w:t>
        </w:r>
      </w:ins>
    </w:p>
    <w:p w14:paraId="59B32DF5" w14:textId="77777777" w:rsidR="00E64EF0" w:rsidRPr="009C3ABE" w:rsidRDefault="00E64EF0" w:rsidP="00E64EF0">
      <w:pPr>
        <w:ind w:left="-5" w:right="0"/>
        <w:rPr>
          <w:ins w:id="306" w:author="HDO" w:date="2026-08-11T11:59:00Z" w16du:dateUtc="2026-08-11T14:59:00Z"/>
          <w:lang w:val="en-AR"/>
        </w:rPr>
      </w:pPr>
    </w:p>
    <w:p w14:paraId="49F707F7" w14:textId="77777777" w:rsidR="00E64EF0" w:rsidRDefault="00E64EF0" w:rsidP="00E64EF0">
      <w:pPr>
        <w:ind w:left="-5" w:right="0"/>
        <w:rPr>
          <w:ins w:id="307" w:author="HDO" w:date="2026-08-11T11:59:00Z" w16du:dateUtc="2026-08-11T14:59:00Z"/>
          <w:lang w:val="en-AR"/>
        </w:rPr>
      </w:pPr>
      <w:ins w:id="308" w:author="HDO" w:date="2026-08-11T11:59:00Z" w16du:dateUtc="2026-08-11T14:59:00Z">
        <w:r>
          <w:rPr>
            <w:lang w:val="en-AR"/>
          </w:rPr>
          <w:t>Los precios y demás condiciones comerciales serán libremente pactados, sin perjuicio del cumplimiento de las obligaciones establecidas en el presente artículo y de las normas de defensa de la competencia.</w:t>
        </w:r>
      </w:ins>
    </w:p>
    <w:p w14:paraId="24F96127" w14:textId="77777777" w:rsidR="00E64EF0" w:rsidRPr="00E64EF0" w:rsidRDefault="00E64EF0" w:rsidP="00E64EF0">
      <w:pPr>
        <w:ind w:left="-5" w:right="0"/>
        <w:rPr>
          <w:ins w:id="309" w:author="HDO" w:date="2026-08-11T11:59:00Z" w16du:dateUtc="2026-08-11T14:59:00Z"/>
          <w:lang w:val="en-AR"/>
        </w:rPr>
      </w:pPr>
    </w:p>
    <w:p w14:paraId="0E10E784" w14:textId="77777777" w:rsidR="00E64EF0" w:rsidRDefault="00E64EF0" w:rsidP="00E64EF0">
      <w:pPr>
        <w:ind w:left="-5" w:right="0"/>
        <w:rPr>
          <w:ins w:id="310" w:author="HDO" w:date="2026-08-11T11:59:00Z" w16du:dateUtc="2026-08-11T14:59:00Z"/>
          <w:lang w:val="en-AR"/>
        </w:rPr>
      </w:pPr>
      <w:ins w:id="311" w:author="HDO" w:date="2026-08-11T11:59:00Z" w16du:dateUtc="2026-08-11T14:59:00Z">
        <w:r>
          <w:rPr>
            <w:lang w:val="en-AR"/>
          </w:rPr>
          <w:t>Queda prohibida toda práctica que implique abuso de posición dominante, discriminación arbitraria de precios, negativa injustificada de venta, subsidios cruzados, compresión de márgenes o cualquier otra conducta que tenga por objeto o efecto restringir, distorsionar o impedir la competencia en el mercado de biocombustibles.</w:t>
        </w:r>
      </w:ins>
    </w:p>
    <w:p w14:paraId="398E7E55" w14:textId="77777777" w:rsidR="00E64EF0" w:rsidRPr="00E64EF0" w:rsidRDefault="00E64EF0" w:rsidP="00E64EF0">
      <w:pPr>
        <w:ind w:left="-5" w:right="0"/>
        <w:rPr>
          <w:ins w:id="312" w:author="HDO" w:date="2026-08-11T11:59:00Z" w16du:dateUtc="2026-08-11T14:59:00Z"/>
          <w:lang w:val="en-AR"/>
        </w:rPr>
      </w:pPr>
    </w:p>
    <w:p w14:paraId="2A915261" w14:textId="77777777" w:rsidR="00E64EF0" w:rsidRDefault="00E64EF0" w:rsidP="00E64EF0">
      <w:pPr>
        <w:ind w:left="-5" w:right="0"/>
        <w:rPr>
          <w:ins w:id="313" w:author="HDO" w:date="2026-08-11T11:59:00Z" w16du:dateUtc="2026-08-11T14:59:00Z"/>
          <w:lang w:val="en-AR"/>
        </w:rPr>
      </w:pPr>
      <w:ins w:id="314" w:author="HDO" w:date="2026-08-11T11:59:00Z" w16du:dateUtc="2026-08-11T14:59:00Z">
        <w:r>
          <w:rPr>
            <w:lang w:val="en-AR"/>
          </w:rPr>
          <w:t>La Autoridad de Aplicación deberá requerir información económica, contractual y comercial a los sujetos alcanzados por el presente artículo, dictar normas complementarias de transparencia y trazabilidad comercial e intervenir preventivamente cuando existan indicios razonables de afectación a la competencia o al abastecimiento.</w:t>
        </w:r>
      </w:ins>
    </w:p>
    <w:p w14:paraId="2412225D" w14:textId="77777777" w:rsidR="009E487A" w:rsidRPr="00E64EF0" w:rsidRDefault="009E487A" w:rsidP="00E64EF0">
      <w:pPr>
        <w:ind w:left="-5" w:right="0"/>
        <w:rPr>
          <w:ins w:id="315" w:author="HDO" w:date="2026-08-11T11:59:00Z" w16du:dateUtc="2026-08-11T14:59:00Z"/>
          <w:lang w:val="en-AR"/>
        </w:rPr>
      </w:pPr>
    </w:p>
    <w:p w14:paraId="66BD1C6E" w14:textId="77777777" w:rsidR="00E64EF0" w:rsidRPr="00E64EF0" w:rsidRDefault="00E64EF0" w:rsidP="00E64EF0">
      <w:pPr>
        <w:ind w:left="-5" w:right="0"/>
        <w:rPr>
          <w:ins w:id="316" w:author="HDO" w:date="2026-08-11T11:59:00Z" w16du:dateUtc="2026-08-11T14:59:00Z"/>
          <w:lang w:val="en-AR"/>
        </w:rPr>
      </w:pPr>
      <w:ins w:id="317" w:author="HDO" w:date="2026-08-11T11:59:00Z" w16du:dateUtc="2026-08-11T14:59:00Z">
        <w:r>
          <w:rPr>
            <w:lang w:val="en-AR"/>
          </w:rPr>
          <w:t>Las disposiciones del presente artículo serán aplicadas e interpretadas de manera complementaria con la Ley N° 27.442 de Defensa de la Competencia.</w:t>
        </w:r>
      </w:ins>
    </w:p>
    <w:p w14:paraId="7FF88F35" w14:textId="77777777" w:rsidR="001831EF" w:rsidRPr="00E64EF0" w:rsidRDefault="001831EF">
      <w:pPr>
        <w:ind w:left="-5" w:right="0"/>
        <w:rPr>
          <w:ins w:id="318" w:author="HDO" w:date="2026-08-11T11:59:00Z" w16du:dateUtc="2026-08-11T14:59:00Z"/>
          <w:b/>
          <w:bCs/>
          <w:lang w:val="en-AR"/>
        </w:rPr>
      </w:pPr>
    </w:p>
    <w:p w14:paraId="7D9AEFFE" w14:textId="77777777" w:rsidR="001831EF" w:rsidRDefault="001831EF">
      <w:pPr>
        <w:ind w:left="-5" w:right="0"/>
        <w:rPr>
          <w:ins w:id="319" w:author="HDO" w:date="2026-08-11T11:59:00Z" w16du:dateUtc="2026-08-11T14:59:00Z"/>
          <w:b/>
          <w:bCs/>
        </w:rPr>
      </w:pPr>
    </w:p>
    <w:p w14:paraId="3BF5DA56" w14:textId="2A4FDE66" w:rsidR="001831EF" w:rsidRDefault="00000000">
      <w:pPr>
        <w:ind w:left="-5" w:right="0"/>
      </w:pPr>
      <w:ins w:id="320" w:author="HDO" w:date="2026-08-11T11:59:00Z" w16du:dateUtc="2026-08-11T14:59:00Z">
        <w:r>
          <w:rPr>
            <w:b/>
            <w:bCs/>
          </w:rPr>
          <w:t>ARTÍCULO 21.-</w:t>
        </w:r>
      </w:ins>
      <w:r>
        <w:t xml:space="preserve"> Consumo incremental de Biocombustibles. Autorízase la circulación de vehículos con motores flex fuel para el uso de bioetanol y biodiesel en mezclas con cortes superiores a los porcentajes obligatorios establecidos en la presente ley, en función de las tecnologías automotrices disponibles, resultando aplicable tanto para vehículos nuevos como modificados conforme a la normativa reglamentaria que desarrolle la autoridad competente. </w:t>
      </w:r>
    </w:p>
    <w:p w14:paraId="61C5E0D8" w14:textId="77777777" w:rsidR="001831EF" w:rsidRDefault="00000000">
      <w:pPr>
        <w:spacing w:after="0" w:line="259" w:lineRule="auto"/>
        <w:ind w:left="0" w:right="0" w:firstLine="0"/>
        <w:jc w:val="left"/>
      </w:pPr>
      <w:r>
        <w:t xml:space="preserve"> </w:t>
      </w:r>
    </w:p>
    <w:p w14:paraId="7F4FA2DE" w14:textId="77777777" w:rsidR="001831EF" w:rsidRDefault="00000000">
      <w:pPr>
        <w:ind w:left="-5" w:right="0"/>
      </w:pPr>
      <w:r>
        <w:t xml:space="preserve">Ambas autorizaciones quedan supeditadas al estricto cumplimiento de las especificaciones de emisiones ambientales establecidas en la normativa provincial y nacional, normas de presupuestos mínimos y al cumplimiento de las normativas de transporte. </w:t>
      </w:r>
    </w:p>
    <w:p w14:paraId="2D282E23" w14:textId="77777777" w:rsidR="001831EF" w:rsidRDefault="00000000">
      <w:pPr>
        <w:spacing w:after="0" w:line="259" w:lineRule="auto"/>
        <w:ind w:left="0" w:right="0" w:firstLine="0"/>
        <w:jc w:val="left"/>
      </w:pPr>
      <w:r>
        <w:t xml:space="preserve"> </w:t>
      </w:r>
    </w:p>
    <w:p w14:paraId="797EC88E" w14:textId="5513A9A6" w:rsidR="001831EF" w:rsidRDefault="00000000">
      <w:pPr>
        <w:ind w:left="-5" w:right="0"/>
      </w:pPr>
      <w:r>
        <w:rPr>
          <w:b/>
          <w:bCs/>
        </w:rPr>
        <w:t xml:space="preserve">ARTÍCULO </w:t>
      </w:r>
      <w:del w:id="321" w:author="HDO" w:date="2026-08-11T11:59:00Z" w16du:dateUtc="2026-08-11T14:59:00Z">
        <w:r>
          <w:rPr>
            <w:b/>
            <w:bCs/>
          </w:rPr>
          <w:delText>20</w:delText>
        </w:r>
      </w:del>
      <w:ins w:id="322" w:author="HDO" w:date="2026-08-11T11:59:00Z" w16du:dateUtc="2026-08-11T14:59:00Z">
        <w:r>
          <w:rPr>
            <w:b/>
            <w:bCs/>
          </w:rPr>
          <w:t>22</w:t>
        </w:r>
      </w:ins>
      <w:r>
        <w:rPr>
          <w:b/>
          <w:bCs/>
        </w:rPr>
        <w:t>.-</w:t>
      </w:r>
      <w:r>
        <w:t xml:space="preserve"> Biometano. En el caso del biometano, se permite expresamente la inyección en gasoductos del sistema de transporte conforme a la normativa de calidad y seguridad que dicte la autoridad de aplicación, así como también su almacenamiento y transporte como gas comprimido o gas licuado. </w:t>
      </w:r>
    </w:p>
    <w:p w14:paraId="0FE0F99B" w14:textId="77777777" w:rsidR="001831EF" w:rsidRDefault="00000000">
      <w:pPr>
        <w:spacing w:after="0" w:line="259" w:lineRule="auto"/>
        <w:ind w:left="0" w:right="0" w:firstLine="0"/>
        <w:jc w:val="left"/>
      </w:pPr>
      <w:r>
        <w:t xml:space="preserve"> </w:t>
      </w:r>
    </w:p>
    <w:p w14:paraId="44D4791D" w14:textId="77777777" w:rsidR="001831EF" w:rsidRDefault="00000000">
      <w:pPr>
        <w:ind w:left="-5" w:right="0"/>
      </w:pPr>
      <w:r>
        <w:t xml:space="preserve">La comercialización de biometano será en todo momento libre; estará exceptuado de cualquier mandato de cumplimiento de corte obligatorio con su equivalente fósil y exceptuado de los mandatos de otros biocombustibles previstos en la presente ley. </w:t>
      </w:r>
    </w:p>
    <w:p w14:paraId="26372427" w14:textId="77777777" w:rsidR="001831EF" w:rsidRDefault="00000000">
      <w:pPr>
        <w:spacing w:after="0" w:line="259" w:lineRule="auto"/>
        <w:ind w:left="0" w:right="0" w:firstLine="0"/>
        <w:jc w:val="left"/>
      </w:pPr>
      <w:r>
        <w:t xml:space="preserve"> </w:t>
      </w:r>
    </w:p>
    <w:p w14:paraId="2C72C51C" w14:textId="6E6020CA" w:rsidR="001831EF" w:rsidRDefault="00000000">
      <w:pPr>
        <w:ind w:left="-5" w:right="0"/>
      </w:pPr>
      <w:r>
        <w:rPr>
          <w:b/>
          <w:bCs/>
        </w:rPr>
        <w:t xml:space="preserve">ARTÍCULO </w:t>
      </w:r>
      <w:del w:id="323" w:author="HDO" w:date="2026-08-11T11:59:00Z" w16du:dateUtc="2026-08-11T14:59:00Z">
        <w:r>
          <w:rPr>
            <w:b/>
            <w:bCs/>
          </w:rPr>
          <w:delText>21</w:delText>
        </w:r>
      </w:del>
      <w:ins w:id="324" w:author="HDO" w:date="2026-08-11T11:59:00Z" w16du:dateUtc="2026-08-11T14:59:00Z">
        <w:r>
          <w:rPr>
            <w:b/>
            <w:bCs/>
          </w:rPr>
          <w:t>23</w:t>
        </w:r>
      </w:ins>
      <w:r>
        <w:rPr>
          <w:b/>
          <w:bCs/>
        </w:rPr>
        <w:t>.-</w:t>
      </w:r>
      <w:r>
        <w:t xml:space="preserve"> Bocas de expendio. Podrá disponerse la libre incorporación de surtidores adicionales con cortes incrementales de biocombustibles a los obligatorios por parte de las empresas expendedoras de combustible o cualquier otra boca de expendio, sin otro requisito que el cumplimiento de las reglamentaciones técnicas respecto de la calidad de combustibles establecida por la autoridad de aplicación, así como de la normativa correspondiente a la habilitación y la seguridad de las mismas. </w:t>
      </w:r>
    </w:p>
    <w:p w14:paraId="4A008DF3" w14:textId="77777777" w:rsidR="001831EF" w:rsidRDefault="00000000">
      <w:pPr>
        <w:spacing w:after="0" w:line="259" w:lineRule="auto"/>
        <w:ind w:left="0" w:right="0" w:firstLine="0"/>
        <w:jc w:val="left"/>
      </w:pPr>
      <w:r>
        <w:t xml:space="preserve"> </w:t>
      </w:r>
    </w:p>
    <w:p w14:paraId="125287C2" w14:textId="77777777" w:rsidR="001831EF" w:rsidRDefault="00000000">
      <w:pPr>
        <w:ind w:left="-5" w:right="0"/>
      </w:pPr>
      <w:r>
        <w:t xml:space="preserve">La Autoridad de Aplicación establecerá los requisitos mínimos aplicables a las bocas de expendio de biocombustibles, sin perjuicio del cumplimiento de la normativa provincial o municipal en el ámbito de su competencia. </w:t>
      </w:r>
    </w:p>
    <w:p w14:paraId="032EE736" w14:textId="77777777" w:rsidR="001831EF" w:rsidRDefault="00000000">
      <w:pPr>
        <w:spacing w:after="0" w:line="259" w:lineRule="auto"/>
        <w:ind w:left="0" w:right="0" w:firstLine="0"/>
        <w:jc w:val="left"/>
      </w:pPr>
      <w:r>
        <w:t xml:space="preserve"> </w:t>
      </w:r>
    </w:p>
    <w:p w14:paraId="3968ABE7" w14:textId="78D6DD44" w:rsidR="001831EF" w:rsidRDefault="00000000">
      <w:pPr>
        <w:ind w:left="-5" w:right="0"/>
      </w:pPr>
      <w:r>
        <w:rPr>
          <w:b/>
          <w:bCs/>
        </w:rPr>
        <w:t xml:space="preserve">ARTÍCULO </w:t>
      </w:r>
      <w:del w:id="325" w:author="HDO" w:date="2026-08-11T11:59:00Z" w16du:dateUtc="2026-08-11T14:59:00Z">
        <w:r>
          <w:rPr>
            <w:b/>
            <w:bCs/>
          </w:rPr>
          <w:delText>22</w:delText>
        </w:r>
      </w:del>
      <w:ins w:id="326" w:author="HDO" w:date="2026-08-11T11:59:00Z" w16du:dateUtc="2026-08-11T14:59:00Z">
        <w:r>
          <w:rPr>
            <w:b/>
            <w:bCs/>
          </w:rPr>
          <w:t>24</w:t>
        </w:r>
      </w:ins>
      <w:r>
        <w:rPr>
          <w:b/>
          <w:bCs/>
        </w:rPr>
        <w:t>.-</w:t>
      </w:r>
      <w:r>
        <w:t xml:space="preserve"> Combustible Sostenible de Aviación. El Combustible Sostenible de Aviación, comúnmente denominado SAF o Biojet, será en todo momento de comercialización libre y de libre elección. A su vez, estará exceptuado de cualquier mandato de cumplimiento de corte obligatorio con su equivalente fósil y de los mandatos de otros biocombustibles previstos en la presente ley, a excepción de requerimientos impuestos por normativas internacionales del sector asociado.</w:t>
      </w:r>
    </w:p>
    <w:p w14:paraId="7F9799FA" w14:textId="77777777" w:rsidR="001831EF" w:rsidRDefault="00000000">
      <w:pPr>
        <w:spacing w:after="0" w:line="259" w:lineRule="auto"/>
        <w:ind w:left="0" w:right="0" w:firstLine="0"/>
        <w:jc w:val="left"/>
      </w:pPr>
      <w:r>
        <w:t xml:space="preserve"> </w:t>
      </w:r>
    </w:p>
    <w:p w14:paraId="75FB1396" w14:textId="77777777" w:rsidR="001831EF" w:rsidRDefault="00000000">
      <w:pPr>
        <w:pStyle w:val="Heading2"/>
      </w:pPr>
      <w:r>
        <w:t xml:space="preserve">Capítulo VII - Exportación e Importación </w:t>
      </w:r>
    </w:p>
    <w:p w14:paraId="3C2B66CA" w14:textId="77777777" w:rsidR="001831EF" w:rsidRDefault="00000000">
      <w:pPr>
        <w:spacing w:after="28" w:line="259" w:lineRule="auto"/>
        <w:ind w:left="0" w:right="0" w:firstLine="0"/>
        <w:jc w:val="left"/>
      </w:pPr>
      <w:r>
        <w:rPr>
          <w:rFonts w:ascii="Calibri" w:eastAsia="Calibri" w:hAnsi="Calibri" w:cs="Calibri"/>
        </w:rPr>
        <w:t xml:space="preserve"> </w:t>
      </w:r>
    </w:p>
    <w:p w14:paraId="6813329D" w14:textId="65F36B84" w:rsidR="001831EF" w:rsidRDefault="00000000">
      <w:pPr>
        <w:ind w:left="-5" w:right="0"/>
      </w:pPr>
      <w:r>
        <w:rPr>
          <w:b/>
          <w:bCs/>
        </w:rPr>
        <w:lastRenderedPageBreak/>
        <w:t xml:space="preserve">ARTÍCULO </w:t>
      </w:r>
      <w:del w:id="327" w:author="HDO" w:date="2026-08-11T11:59:00Z" w16du:dateUtc="2026-08-11T14:59:00Z">
        <w:r>
          <w:rPr>
            <w:b/>
            <w:bCs/>
          </w:rPr>
          <w:delText>23</w:delText>
        </w:r>
      </w:del>
      <w:ins w:id="328" w:author="HDO" w:date="2026-08-11T11:59:00Z" w16du:dateUtc="2026-08-11T14:59:00Z">
        <w:r>
          <w:rPr>
            <w:b/>
            <w:bCs/>
          </w:rPr>
          <w:t>25</w:t>
        </w:r>
      </w:ins>
      <w:r>
        <w:rPr>
          <w:b/>
          <w:bCs/>
        </w:rPr>
        <w:t>.-</w:t>
      </w:r>
      <w:r>
        <w:t xml:space="preserve"> Libre Comercio. Se permite la libre importación de biocombustibles para ser utilizados en mezclas superiores al corte obligatorio y en los casos en los que hubiese faltante de oferta para satisfacer la demanda del corte obligatorio. </w:t>
      </w:r>
    </w:p>
    <w:p w14:paraId="4389AC11" w14:textId="77777777" w:rsidR="001831EF" w:rsidRDefault="00000000">
      <w:pPr>
        <w:spacing w:after="0" w:line="259" w:lineRule="auto"/>
        <w:ind w:left="0" w:right="0" w:firstLine="0"/>
        <w:jc w:val="left"/>
      </w:pPr>
      <w:r>
        <w:t xml:space="preserve"> </w:t>
      </w:r>
    </w:p>
    <w:p w14:paraId="139AEBC2" w14:textId="4670A3DC" w:rsidR="001831EF" w:rsidRDefault="00000000">
      <w:pPr>
        <w:ind w:left="-5" w:right="0"/>
      </w:pPr>
      <w:r>
        <w:rPr>
          <w:b/>
          <w:bCs/>
        </w:rPr>
        <w:t xml:space="preserve">ARTÍCULO </w:t>
      </w:r>
      <w:del w:id="329" w:author="HDO" w:date="2026-08-11T11:59:00Z" w16du:dateUtc="2026-08-11T14:59:00Z">
        <w:r>
          <w:rPr>
            <w:b/>
            <w:bCs/>
          </w:rPr>
          <w:delText>24</w:delText>
        </w:r>
      </w:del>
      <w:ins w:id="330" w:author="HDO" w:date="2026-08-11T11:59:00Z" w16du:dateUtc="2026-08-11T14:59:00Z">
        <w:r>
          <w:rPr>
            <w:b/>
            <w:bCs/>
          </w:rPr>
          <w:t>26</w:t>
        </w:r>
      </w:ins>
      <w:r>
        <w:rPr>
          <w:b/>
          <w:bCs/>
        </w:rPr>
        <w:t>.-</w:t>
      </w:r>
      <w:r>
        <w:t xml:space="preserve"> Excepciones para la Mezcla Obligatoria de biocombustibles de origen nacional. Los biocombustibles destinados al cumplimiento del porcentaje de mezcla obligatoria con combustibles fósiles deberán haber sido elaborados en plantas habilitadas instaladas en la República Argentina y a partir de materias primas de origen nacional. </w:t>
      </w:r>
    </w:p>
    <w:p w14:paraId="39533450" w14:textId="77777777" w:rsidR="001831EF" w:rsidRDefault="00000000">
      <w:pPr>
        <w:spacing w:after="0" w:line="259" w:lineRule="auto"/>
        <w:ind w:left="0" w:right="0" w:firstLine="0"/>
        <w:jc w:val="left"/>
      </w:pPr>
      <w:r>
        <w:t xml:space="preserve"> </w:t>
      </w:r>
    </w:p>
    <w:p w14:paraId="480ABBCD" w14:textId="77777777" w:rsidR="001831EF" w:rsidRDefault="00000000">
      <w:pPr>
        <w:ind w:left="-5" w:right="0"/>
      </w:pPr>
      <w:r>
        <w:t xml:space="preserve">La autoridad de aplicación podrá autorizar la importación de biocombustibles elaborados en plantas instaladas fuera de la República Argentina y a partir de materias primas de origen extranjero para el cumplimiento de los porcentajes de mezcla obligatoria en los siguientes casos: </w:t>
      </w:r>
    </w:p>
    <w:p w14:paraId="5ED38009" w14:textId="77777777" w:rsidR="001831EF" w:rsidRDefault="00000000">
      <w:pPr>
        <w:spacing w:after="0" w:line="259" w:lineRule="auto"/>
        <w:ind w:left="0" w:right="0" w:firstLine="0"/>
        <w:jc w:val="left"/>
      </w:pPr>
      <w:r>
        <w:t xml:space="preserve"> </w:t>
      </w:r>
    </w:p>
    <w:p w14:paraId="72E3CDEE" w14:textId="77777777" w:rsidR="001831EF" w:rsidRDefault="00000000">
      <w:pPr>
        <w:numPr>
          <w:ilvl w:val="0"/>
          <w:numId w:val="6"/>
        </w:numPr>
        <w:ind w:right="0" w:hanging="10"/>
      </w:pPr>
      <w:r>
        <w:t xml:space="preserve">En caso de verificada escasez de abastecimiento de biocombustibles al mercado interno; </w:t>
      </w:r>
    </w:p>
    <w:p w14:paraId="28601C8C" w14:textId="77777777" w:rsidR="001831EF" w:rsidRDefault="00000000">
      <w:pPr>
        <w:spacing w:after="0" w:line="259" w:lineRule="auto"/>
        <w:ind w:left="0" w:right="0" w:firstLine="0"/>
        <w:jc w:val="left"/>
      </w:pPr>
      <w:r>
        <w:t xml:space="preserve"> </w:t>
      </w:r>
    </w:p>
    <w:p w14:paraId="0A33EEB8" w14:textId="4DD1F676" w:rsidR="001831EF" w:rsidRDefault="00000000">
      <w:pPr>
        <w:numPr>
          <w:ilvl w:val="0"/>
          <w:numId w:val="6"/>
        </w:numPr>
        <w:ind w:right="0" w:hanging="10"/>
      </w:pPr>
      <w:r>
        <w:t xml:space="preserve">En caso de constatarse que el precio de paridad de referencia previsto en el artículo </w:t>
      </w:r>
      <w:del w:id="331" w:author="HDO" w:date="2026-08-11T11:59:00Z" w16du:dateUtc="2026-08-11T14:59:00Z">
        <w:r>
          <w:delText xml:space="preserve">16 </w:delText>
        </w:r>
      </w:del>
      <w:ins w:id="332" w:author="HDO" w:date="2026-08-11T11:59:00Z" w16du:dateUtc="2026-08-11T14:59:00Z">
        <w:r>
          <w:t>17</w:t>
        </w:r>
      </w:ins>
      <w:r>
        <w:t xml:space="preserve"> para biocombustibles elaborados en plantas instaladas fuera de la República Argentina </w:t>
      </w:r>
      <w:del w:id="333" w:author="HDO" w:date="2026-08-11T11:59:00Z" w16du:dateUtc="2026-08-11T14:59:00Z">
        <w:r>
          <w:delText xml:space="preserve">y a partir de materias primas de origen extranjero y/o sus materias primas </w:delText>
        </w:r>
      </w:del>
      <w:r>
        <w:t xml:space="preserve">fuera inferior al precio ofertado para la compra de biocombustibles </w:t>
      </w:r>
      <w:del w:id="334" w:author="HDO" w:date="2026-08-11T11:59:00Z" w16du:dateUtc="2026-08-11T14:59:00Z">
        <w:r>
          <w:delText xml:space="preserve">y/o sus materias primas de </w:delText>
        </w:r>
      </w:del>
      <w:ins w:id="335" w:author="HDO" w:date="2026-08-11T11:59:00Z" w16du:dateUtc="2026-08-11T14:59:00Z">
        <w:r>
          <w:t xml:space="preserve">de </w:t>
        </w:r>
      </w:ins>
      <w:r>
        <w:t>origen nacional</w:t>
      </w:r>
      <w:ins w:id="336" w:author="HDO" w:date="2026-08-11T11:59:00Z" w16du:dateUtc="2026-08-11T14:59:00Z">
        <w:r>
          <w:t xml:space="preserve"> en las rondas del Mercado Electrónico, comparados en condiciones equivalentes de calidad, certificación, tributación, logística y punto de entrega. En ambos casos, la autorización sólo podrá otorgarse luego de celebrada la ronda correspondiente, por plazo y volumen máximos determinados, deberá ser publicada en el Mercado Electrónico y considerará su efecto sobre la seguridad de abastecimiento</w:t>
        </w:r>
      </w:ins>
      <w:r>
        <w:t xml:space="preserve">. </w:t>
      </w:r>
    </w:p>
    <w:p w14:paraId="0559C3BE" w14:textId="77777777" w:rsidR="001831EF" w:rsidRDefault="00000000">
      <w:pPr>
        <w:spacing w:after="0" w:line="259" w:lineRule="auto"/>
        <w:ind w:left="0" w:right="0" w:firstLine="0"/>
        <w:jc w:val="left"/>
      </w:pPr>
      <w:r>
        <w:t xml:space="preserve"> </w:t>
      </w:r>
    </w:p>
    <w:p w14:paraId="5FB6FAA8" w14:textId="77777777" w:rsidR="001831EF" w:rsidRDefault="00000000">
      <w:pPr>
        <w:ind w:left="-5" w:right="0"/>
      </w:pPr>
      <w:r>
        <w:rPr>
          <w:b/>
          <w:bCs/>
        </w:rPr>
        <w:t xml:space="preserve">ARTÍCULO </w:t>
      </w:r>
      <w:del w:id="337" w:author="HDO" w:date="2026-08-11T11:59:00Z" w16du:dateUtc="2026-08-11T14:59:00Z">
        <w:r w:rsidRPr="001B12CB">
          <w:rPr>
            <w:b/>
            <w:bCs/>
          </w:rPr>
          <w:delText>25</w:delText>
        </w:r>
      </w:del>
      <w:ins w:id="338" w:author="HDO" w:date="2026-08-11T11:59:00Z" w16du:dateUtc="2026-08-11T14:59:00Z">
        <w:r>
          <w:rPr>
            <w:b/>
            <w:bCs/>
          </w:rPr>
          <w:t>27</w:t>
        </w:r>
      </w:ins>
      <w:r>
        <w:rPr>
          <w:b/>
          <w:bCs/>
        </w:rPr>
        <w:t>.-</w:t>
      </w:r>
      <w:r>
        <w:t xml:space="preserve"> Aspecto tributario. Los biocombustibles y/o sus materias primas importadas se equipararán, a efectos impositivos, a los biocombustibles y/o sus materias primas de origen nacional destinados al cumplimiento del porcentaje de mezcla obligatoria. </w:t>
      </w:r>
    </w:p>
    <w:p w14:paraId="09BAE670" w14:textId="77777777" w:rsidR="001831EF" w:rsidRDefault="00000000">
      <w:pPr>
        <w:spacing w:after="0" w:line="259" w:lineRule="auto"/>
        <w:ind w:left="0" w:right="0" w:firstLine="0"/>
        <w:jc w:val="left"/>
      </w:pPr>
      <w:r>
        <w:t xml:space="preserve"> </w:t>
      </w:r>
    </w:p>
    <w:p w14:paraId="6226FD46" w14:textId="77777777" w:rsidR="001831EF" w:rsidRDefault="00000000">
      <w:pPr>
        <w:pStyle w:val="Heading2"/>
        <w:ind w:right="6"/>
      </w:pPr>
      <w:r>
        <w:t xml:space="preserve">Capítulo VIII - Control, Inspección, Fiscalización y Sanciones </w:t>
      </w:r>
      <w:del w:id="339" w:author="HDO" w:date="2026-08-11T11:59:00Z" w16du:dateUtc="2026-08-11T14:59:00Z">
        <w:r>
          <w:delText xml:space="preserve">Sección 1ª – Fiscalización </w:delText>
        </w:r>
      </w:del>
    </w:p>
    <w:p w14:paraId="0CCF552D" w14:textId="77777777" w:rsidR="001831EF" w:rsidRDefault="00000000">
      <w:pPr>
        <w:spacing w:after="0" w:line="259" w:lineRule="auto"/>
        <w:ind w:left="0" w:right="0" w:firstLine="0"/>
        <w:jc w:val="left"/>
        <w:rPr>
          <w:ins w:id="340" w:author="HDO" w:date="2026-08-11T11:59:00Z" w16du:dateUtc="2026-08-11T14:59:00Z"/>
        </w:rPr>
      </w:pPr>
      <w:ins w:id="341" w:author="HDO" w:date="2026-08-11T11:59:00Z" w16du:dateUtc="2026-08-11T14:59:00Z">
        <w:r>
          <w:t xml:space="preserve"> </w:t>
        </w:r>
      </w:ins>
    </w:p>
    <w:p w14:paraId="090364A9" w14:textId="77777777" w:rsidR="001831EF" w:rsidRDefault="00000000">
      <w:pPr>
        <w:pStyle w:val="Heading3"/>
        <w:ind w:right="6"/>
        <w:rPr>
          <w:ins w:id="342" w:author="HDO" w:date="2026-08-11T11:59:00Z" w16du:dateUtc="2026-08-11T14:59:00Z"/>
        </w:rPr>
      </w:pPr>
      <w:ins w:id="343" w:author="HDO" w:date="2026-08-11T11:59:00Z" w16du:dateUtc="2026-08-11T14:59:00Z">
        <w:r>
          <w:t xml:space="preserve">Sección 1ª - Fiscalización </w:t>
        </w:r>
      </w:ins>
    </w:p>
    <w:p w14:paraId="4D79CD85" w14:textId="77777777" w:rsidR="001831EF" w:rsidRDefault="00000000">
      <w:pPr>
        <w:spacing w:after="28" w:line="259" w:lineRule="auto"/>
        <w:ind w:left="0" w:right="0" w:firstLine="0"/>
        <w:jc w:val="left"/>
      </w:pPr>
      <w:r>
        <w:rPr>
          <w:rFonts w:ascii="Calibri" w:eastAsia="Calibri" w:hAnsi="Calibri" w:cs="Calibri"/>
        </w:rPr>
        <w:t xml:space="preserve"> </w:t>
      </w:r>
    </w:p>
    <w:p w14:paraId="54CE41FB" w14:textId="77777777" w:rsidR="001831EF" w:rsidRDefault="00000000">
      <w:pPr>
        <w:ind w:left="-5" w:right="0"/>
      </w:pPr>
      <w:r>
        <w:rPr>
          <w:b/>
          <w:bCs/>
        </w:rPr>
        <w:t xml:space="preserve">ARTÍCULO </w:t>
      </w:r>
      <w:del w:id="344" w:author="HDO" w:date="2026-08-11T11:59:00Z" w16du:dateUtc="2026-08-11T14:59:00Z">
        <w:r w:rsidRPr="001B12CB">
          <w:rPr>
            <w:b/>
            <w:bCs/>
          </w:rPr>
          <w:delText>26</w:delText>
        </w:r>
      </w:del>
      <w:ins w:id="345" w:author="HDO" w:date="2026-08-11T11:59:00Z" w16du:dateUtc="2026-08-11T14:59:00Z">
        <w:r>
          <w:rPr>
            <w:b/>
            <w:bCs/>
          </w:rPr>
          <w:t>28</w:t>
        </w:r>
      </w:ins>
      <w:r>
        <w:rPr>
          <w:b/>
          <w:bCs/>
        </w:rPr>
        <w:t>.-</w:t>
      </w:r>
      <w:r>
        <w:t xml:space="preserve"> Autoridad de control. Fiscalización y control. Supuestos. La autoridad de aplicación nacional fiscalizará el ejercicio de las actividades a que se refiere el artículo 1º de la presente ley, a fin de asegurar la observancia de las normas legales y reglamentarias. </w:t>
      </w:r>
    </w:p>
    <w:p w14:paraId="53BECA14" w14:textId="77777777" w:rsidR="001831EF" w:rsidRDefault="00000000">
      <w:pPr>
        <w:spacing w:after="0" w:line="259" w:lineRule="auto"/>
        <w:ind w:left="0" w:right="0" w:firstLine="0"/>
        <w:jc w:val="left"/>
      </w:pPr>
      <w:r>
        <w:t xml:space="preserve"> </w:t>
      </w:r>
    </w:p>
    <w:p w14:paraId="1AD7D96A" w14:textId="77777777" w:rsidR="001831EF" w:rsidRDefault="00000000">
      <w:pPr>
        <w:ind w:left="-5" w:right="0"/>
      </w:pPr>
      <w:r>
        <w:t xml:space="preserve">Sin que importe una limitación a otros aspectos de las actividades previstas, la autoridad de aplicación fiscalizará: </w:t>
      </w:r>
    </w:p>
    <w:p w14:paraId="65BC8701" w14:textId="77777777" w:rsidR="001831EF" w:rsidRDefault="00000000">
      <w:pPr>
        <w:spacing w:after="0" w:line="259" w:lineRule="auto"/>
        <w:ind w:left="0" w:right="0" w:firstLine="0"/>
        <w:jc w:val="left"/>
      </w:pPr>
      <w:r>
        <w:t xml:space="preserve"> </w:t>
      </w:r>
    </w:p>
    <w:p w14:paraId="0C9426DB" w14:textId="77777777" w:rsidR="001831EF" w:rsidRDefault="00000000">
      <w:pPr>
        <w:numPr>
          <w:ilvl w:val="0"/>
          <w:numId w:val="7"/>
        </w:numPr>
        <w:ind w:right="0" w:hanging="10"/>
      </w:pPr>
      <w:r>
        <w:t xml:space="preserve">La calidad de los biocombustibles y las mezclas comercializadas; </w:t>
      </w:r>
    </w:p>
    <w:p w14:paraId="2AA34BD8" w14:textId="77777777" w:rsidR="001831EF" w:rsidRDefault="00000000">
      <w:pPr>
        <w:spacing w:after="0" w:line="259" w:lineRule="auto"/>
        <w:ind w:left="0" w:right="0" w:firstLine="0"/>
        <w:jc w:val="left"/>
      </w:pPr>
      <w:r>
        <w:t xml:space="preserve"> </w:t>
      </w:r>
    </w:p>
    <w:p w14:paraId="55A15E5B" w14:textId="77777777" w:rsidR="001831EF" w:rsidRDefault="00000000">
      <w:pPr>
        <w:numPr>
          <w:ilvl w:val="0"/>
          <w:numId w:val="7"/>
        </w:numPr>
        <w:ind w:right="0" w:hanging="10"/>
      </w:pPr>
      <w:r>
        <w:t xml:space="preserve">La seguridad de las instalaciones en las que se desarrollan las actividades contempladas en el artículo 1° de la presente ley. </w:t>
      </w:r>
    </w:p>
    <w:p w14:paraId="2AADAE70" w14:textId="77777777" w:rsidR="001831EF" w:rsidRDefault="001831EF">
      <w:pPr>
        <w:rPr>
          <w:ins w:id="346" w:author="HDO" w:date="2026-08-11T11:59:00Z" w16du:dateUtc="2026-08-11T14:59:00Z"/>
        </w:rPr>
      </w:pPr>
    </w:p>
    <w:p w14:paraId="6409CF4F" w14:textId="77777777" w:rsidR="00A62AF3" w:rsidRDefault="00000000">
      <w:pPr>
        <w:numPr>
          <w:ilvl w:val="0"/>
          <w:numId w:val="7"/>
        </w:numPr>
        <w:ind w:right="0" w:hanging="10"/>
        <w:rPr>
          <w:ins w:id="347" w:author="HDO" w:date="2026-08-11T11:59:00Z" w16du:dateUtc="2026-08-11T14:59:00Z"/>
        </w:rPr>
      </w:pPr>
      <w:ins w:id="348" w:author="HDO" w:date="2026-08-11T11:59:00Z" w16du:dateUtc="2026-08-11T14:59:00Z">
        <w:r>
          <w:t>La reducción certificada de emisiones, la certificación de sustentabilidad, la trazabilidad y el balance de masa;</w:t>
        </w:r>
      </w:ins>
    </w:p>
    <w:p w14:paraId="626321A5" w14:textId="77777777" w:rsidR="009C3ABE" w:rsidRDefault="009C3ABE" w:rsidP="009C3ABE">
      <w:pPr>
        <w:ind w:left="0" w:right="0" w:firstLine="0"/>
        <w:rPr>
          <w:ins w:id="349" w:author="HDO" w:date="2026-08-11T11:59:00Z" w16du:dateUtc="2026-08-11T14:59:00Z"/>
        </w:rPr>
      </w:pPr>
    </w:p>
    <w:p w14:paraId="6762F49F" w14:textId="77777777" w:rsidR="00A62AF3" w:rsidRDefault="00000000">
      <w:pPr>
        <w:numPr>
          <w:ilvl w:val="0"/>
          <w:numId w:val="7"/>
        </w:numPr>
        <w:ind w:right="0" w:hanging="10"/>
        <w:rPr>
          <w:ins w:id="350" w:author="HDO" w:date="2026-08-11T11:59:00Z" w16du:dateUtc="2026-08-11T14:59:00Z"/>
        </w:rPr>
      </w:pPr>
      <w:ins w:id="351" w:author="HDO" w:date="2026-08-11T11:59:00Z" w16du:dateUtc="2026-08-11T14:59:00Z">
        <w:r>
          <w:t>La incorporación física efectiva de los biocombustibles y del componente biogénico certificado;</w:t>
        </w:r>
      </w:ins>
    </w:p>
    <w:p w14:paraId="7D18EB1B" w14:textId="77777777" w:rsidR="009C3ABE" w:rsidRDefault="009C3ABE" w:rsidP="009C3ABE">
      <w:pPr>
        <w:ind w:left="0" w:right="0" w:firstLine="0"/>
        <w:rPr>
          <w:ins w:id="352" w:author="HDO" w:date="2026-08-11T11:59:00Z" w16du:dateUtc="2026-08-11T14:59:00Z"/>
        </w:rPr>
      </w:pPr>
    </w:p>
    <w:p w14:paraId="5A4F5951" w14:textId="77777777" w:rsidR="00A62AF3" w:rsidRDefault="00000000">
      <w:pPr>
        <w:numPr>
          <w:ilvl w:val="0"/>
          <w:numId w:val="7"/>
        </w:numPr>
        <w:ind w:right="0" w:hanging="10"/>
        <w:rPr>
          <w:ins w:id="353" w:author="HDO" w:date="2026-08-11T11:59:00Z" w16du:dateUtc="2026-08-11T14:59:00Z"/>
        </w:rPr>
      </w:pPr>
      <w:ins w:id="354" w:author="HDO" w:date="2026-08-11T11:59:00Z" w16du:dateUtc="2026-08-11T14:59:00Z">
        <w:r>
          <w:t>La generación, imputación y cancelación de los créditos adicionales y la ausencia de doble cómputo;</w:t>
        </w:r>
      </w:ins>
    </w:p>
    <w:p w14:paraId="2812BA1F" w14:textId="77777777" w:rsidR="009C3ABE" w:rsidRDefault="009C3ABE" w:rsidP="009C3ABE">
      <w:pPr>
        <w:ind w:left="0" w:right="0" w:firstLine="0"/>
        <w:rPr>
          <w:ins w:id="355" w:author="HDO" w:date="2026-08-11T11:59:00Z" w16du:dateUtc="2026-08-11T14:59:00Z"/>
        </w:rPr>
      </w:pPr>
    </w:p>
    <w:p w14:paraId="3122654C" w14:textId="77777777" w:rsidR="00A62AF3" w:rsidRDefault="00000000">
      <w:pPr>
        <w:numPr>
          <w:ilvl w:val="0"/>
          <w:numId w:val="7"/>
        </w:numPr>
        <w:ind w:right="0" w:hanging="10"/>
        <w:rPr>
          <w:ins w:id="356" w:author="HDO" w:date="2026-08-11T11:59:00Z" w16du:dateUtc="2026-08-11T14:59:00Z"/>
        </w:rPr>
      </w:pPr>
      <w:ins w:id="357" w:author="HDO" w:date="2026-08-11T11:59:00Z" w16du:dateUtc="2026-08-11T14:59:00Z">
        <w:r>
          <w:t>La correspondencia entre los volúmenes producidos, adjudicados, entregados y mezclados.</w:t>
        </w:r>
      </w:ins>
    </w:p>
    <w:p w14:paraId="0F94EB88" w14:textId="77777777" w:rsidR="001831EF" w:rsidRDefault="00000000">
      <w:pPr>
        <w:spacing w:after="0" w:line="259" w:lineRule="auto"/>
        <w:ind w:left="0" w:right="0" w:firstLine="0"/>
        <w:jc w:val="left"/>
      </w:pPr>
      <w:r>
        <w:t xml:space="preserve"> </w:t>
      </w:r>
    </w:p>
    <w:p w14:paraId="5F1C687E" w14:textId="7A118311" w:rsidR="001831EF" w:rsidRDefault="00000000">
      <w:pPr>
        <w:ind w:left="-5" w:right="0"/>
      </w:pPr>
      <w:r>
        <w:rPr>
          <w:b/>
          <w:bCs/>
        </w:rPr>
        <w:t xml:space="preserve">ARTÍCULO </w:t>
      </w:r>
      <w:del w:id="358" w:author="HDO" w:date="2026-08-11T11:59:00Z" w16du:dateUtc="2026-08-11T14:59:00Z">
        <w:r>
          <w:rPr>
            <w:b/>
            <w:bCs/>
          </w:rPr>
          <w:delText>27</w:delText>
        </w:r>
      </w:del>
      <w:ins w:id="359" w:author="HDO" w:date="2026-08-11T11:59:00Z" w16du:dateUtc="2026-08-11T14:59:00Z">
        <w:r>
          <w:rPr>
            <w:b/>
            <w:bCs/>
          </w:rPr>
          <w:t>29</w:t>
        </w:r>
      </w:ins>
      <w:r>
        <w:rPr>
          <w:b/>
          <w:bCs/>
        </w:rPr>
        <w:t>.-</w:t>
      </w:r>
      <w:r>
        <w:t xml:space="preserve"> Auditorías e Inspecciones. La Autoridad de Aplicación podrá realizar auditorías e inspecciones en las empresas e instalaciones de elaboración, almacenaje, mezcla y/o comercialización de biocombustibles, a fin de controlar su correcto funcionamiento y de asegurar la observancia de las normas legales y reglamentarias correspondientes. </w:t>
      </w:r>
    </w:p>
    <w:p w14:paraId="5FE18A6E" w14:textId="77777777" w:rsidR="001831EF" w:rsidRDefault="00000000">
      <w:pPr>
        <w:spacing w:after="0" w:line="259" w:lineRule="auto"/>
        <w:ind w:left="0" w:right="0" w:firstLine="0"/>
        <w:jc w:val="left"/>
      </w:pPr>
      <w:r>
        <w:t xml:space="preserve"> </w:t>
      </w:r>
    </w:p>
    <w:p w14:paraId="6A8883F0" w14:textId="0CDE257B" w:rsidR="001831EF" w:rsidRDefault="00000000">
      <w:pPr>
        <w:ind w:left="-5" w:right="0"/>
      </w:pPr>
      <w:r>
        <w:rPr>
          <w:b/>
          <w:bCs/>
        </w:rPr>
        <w:t xml:space="preserve">ARTÍCULO </w:t>
      </w:r>
      <w:del w:id="360" w:author="HDO" w:date="2026-08-11T11:59:00Z" w16du:dateUtc="2026-08-11T14:59:00Z">
        <w:r>
          <w:rPr>
            <w:b/>
            <w:bCs/>
          </w:rPr>
          <w:delText>28</w:delText>
        </w:r>
      </w:del>
      <w:ins w:id="361" w:author="HDO" w:date="2026-08-11T11:59:00Z" w16du:dateUtc="2026-08-11T14:59:00Z">
        <w:r>
          <w:rPr>
            <w:b/>
            <w:bCs/>
          </w:rPr>
          <w:t>30</w:t>
        </w:r>
      </w:ins>
      <w:r>
        <w:rPr>
          <w:b/>
          <w:bCs/>
        </w:rPr>
        <w:t>.-</w:t>
      </w:r>
      <w:r>
        <w:t xml:space="preserve"> Funciones de fiscalización y control técnico. La Autoridad de Aplicación podrá celebrar convenios para delegar sus funciones de fiscalización y control técnico en organismos públicos o privados que acrediten la competencia necesaria. Asimismo, podrá celebrar convenios específicos con las Provincias y la CIUDAD AUTÓNOMA DE BUENOS AIRES para delegar el ejercicio de sus facultades. </w:t>
      </w:r>
    </w:p>
    <w:p w14:paraId="123A7032" w14:textId="77777777" w:rsidR="001831EF" w:rsidRDefault="00000000">
      <w:pPr>
        <w:spacing w:after="0" w:line="259" w:lineRule="auto"/>
        <w:ind w:left="0" w:right="0" w:firstLine="0"/>
        <w:jc w:val="left"/>
      </w:pPr>
      <w:r>
        <w:t xml:space="preserve"> </w:t>
      </w:r>
    </w:p>
    <w:p w14:paraId="66EEF81E" w14:textId="41508E5D" w:rsidR="001831EF" w:rsidRDefault="00000000">
      <w:pPr>
        <w:ind w:left="-5" w:right="0"/>
      </w:pPr>
      <w:r>
        <w:rPr>
          <w:b/>
          <w:bCs/>
        </w:rPr>
        <w:t xml:space="preserve">ARTÍCULO </w:t>
      </w:r>
      <w:del w:id="362" w:author="HDO" w:date="2026-08-11T11:59:00Z" w16du:dateUtc="2026-08-11T14:59:00Z">
        <w:r>
          <w:rPr>
            <w:b/>
            <w:bCs/>
          </w:rPr>
          <w:delText>29</w:delText>
        </w:r>
      </w:del>
      <w:ins w:id="363" w:author="HDO" w:date="2026-08-11T11:59:00Z" w16du:dateUtc="2026-08-11T14:59:00Z">
        <w:r>
          <w:rPr>
            <w:b/>
            <w:bCs/>
          </w:rPr>
          <w:t>31</w:t>
        </w:r>
      </w:ins>
      <w:r>
        <w:rPr>
          <w:b/>
          <w:bCs/>
        </w:rPr>
        <w:t>.-</w:t>
      </w:r>
      <w:r>
        <w:t xml:space="preserve"> Facultades y alcances. Concurrencia normativa. Las facultades acordadas no obstan al ejercicio de las atribuciones conferidas al Estado por otras leyes, cuyo cumplimiento también autorice inspecciones o controles oficiales. </w:t>
      </w:r>
    </w:p>
    <w:p w14:paraId="78B17B73" w14:textId="77777777" w:rsidR="001831EF" w:rsidRDefault="00000000">
      <w:pPr>
        <w:spacing w:after="0" w:line="259" w:lineRule="auto"/>
        <w:ind w:left="0" w:right="0" w:firstLine="0"/>
        <w:jc w:val="left"/>
      </w:pPr>
      <w:r>
        <w:t xml:space="preserve"> </w:t>
      </w:r>
    </w:p>
    <w:p w14:paraId="4BD9E1D7" w14:textId="4A7265D8" w:rsidR="001831EF" w:rsidRDefault="00000000">
      <w:pPr>
        <w:ind w:left="-5" w:right="0"/>
      </w:pPr>
      <w:r>
        <w:rPr>
          <w:b/>
          <w:bCs/>
        </w:rPr>
        <w:t xml:space="preserve">ARTÍCULO </w:t>
      </w:r>
      <w:del w:id="364" w:author="HDO" w:date="2026-08-11T11:59:00Z" w16du:dateUtc="2026-08-11T14:59:00Z">
        <w:r>
          <w:rPr>
            <w:b/>
            <w:bCs/>
          </w:rPr>
          <w:delText>30</w:delText>
        </w:r>
      </w:del>
      <w:ins w:id="365" w:author="HDO" w:date="2026-08-11T11:59:00Z" w16du:dateUtc="2026-08-11T14:59:00Z">
        <w:r>
          <w:rPr>
            <w:b/>
            <w:bCs/>
          </w:rPr>
          <w:t>32</w:t>
        </w:r>
      </w:ins>
      <w:r>
        <w:rPr>
          <w:b/>
          <w:bCs/>
        </w:rPr>
        <w:t>.-</w:t>
      </w:r>
      <w:r>
        <w:t xml:space="preserve"> Deber de cooperación. Quienes se encuentren registrados conforme al artículo 10 de la presente ley facilitarán en la forma más amplia el ejercicio por parte de los funcionarios competentes de las tareas de inspección y fiscalización. </w:t>
      </w:r>
    </w:p>
    <w:p w14:paraId="00B9C0B6" w14:textId="77777777" w:rsidR="001831EF" w:rsidRDefault="00000000">
      <w:pPr>
        <w:spacing w:after="0" w:line="259" w:lineRule="auto"/>
        <w:ind w:left="0" w:right="0" w:firstLine="0"/>
        <w:jc w:val="left"/>
      </w:pPr>
      <w:r>
        <w:t xml:space="preserve"> </w:t>
      </w:r>
    </w:p>
    <w:p w14:paraId="7122C428" w14:textId="77777777" w:rsidR="001831EF" w:rsidRDefault="00000000">
      <w:pPr>
        <w:pStyle w:val="Heading3"/>
        <w:ind w:right="6"/>
      </w:pPr>
      <w:r>
        <w:t xml:space="preserve">Sección 2ª - Infracciones y sanciones </w:t>
      </w:r>
    </w:p>
    <w:p w14:paraId="5DCC1BA8" w14:textId="77777777" w:rsidR="001831EF" w:rsidRDefault="00000000">
      <w:pPr>
        <w:spacing w:after="28" w:line="259" w:lineRule="auto"/>
        <w:ind w:left="0" w:right="0" w:firstLine="0"/>
        <w:jc w:val="left"/>
      </w:pPr>
      <w:r>
        <w:rPr>
          <w:rFonts w:ascii="Calibri" w:eastAsia="Calibri" w:hAnsi="Calibri" w:cs="Calibri"/>
        </w:rPr>
        <w:t xml:space="preserve"> </w:t>
      </w:r>
    </w:p>
    <w:p w14:paraId="7A4DDB43" w14:textId="21B9E411" w:rsidR="001831EF" w:rsidRDefault="00000000">
      <w:pPr>
        <w:ind w:left="-5" w:right="0"/>
      </w:pPr>
      <w:r>
        <w:rPr>
          <w:b/>
          <w:bCs/>
        </w:rPr>
        <w:t xml:space="preserve">ARTÍCULO </w:t>
      </w:r>
      <w:del w:id="366" w:author="HDO" w:date="2026-08-11T11:59:00Z" w16du:dateUtc="2026-08-11T14:59:00Z">
        <w:r>
          <w:rPr>
            <w:b/>
            <w:bCs/>
          </w:rPr>
          <w:delText>31</w:delText>
        </w:r>
      </w:del>
      <w:ins w:id="367" w:author="HDO" w:date="2026-08-11T11:59:00Z" w16du:dateUtc="2026-08-11T14:59:00Z">
        <w:r>
          <w:rPr>
            <w:b/>
            <w:bCs/>
          </w:rPr>
          <w:t>33</w:t>
        </w:r>
      </w:ins>
      <w:r>
        <w:rPr>
          <w:b/>
          <w:bCs/>
        </w:rPr>
        <w:t>.-</w:t>
      </w:r>
      <w:r>
        <w:t xml:space="preserve"> Incumplimientos. El incumplimiento de lo establecido en la presente ley, su reglamentación y de las disposiciones y resoluciones que dicte la autoridad de aplicación dará lugar a la aplicación de algunas o todas las sanciones que se detallan a continuación: </w:t>
      </w:r>
    </w:p>
    <w:p w14:paraId="17E19460" w14:textId="77777777" w:rsidR="001831EF" w:rsidRDefault="00000000">
      <w:pPr>
        <w:spacing w:after="0" w:line="259" w:lineRule="auto"/>
        <w:ind w:left="0" w:right="0" w:firstLine="0"/>
        <w:jc w:val="left"/>
      </w:pPr>
      <w:r>
        <w:t xml:space="preserve"> </w:t>
      </w:r>
    </w:p>
    <w:p w14:paraId="4405E417" w14:textId="77777777" w:rsidR="001831EF" w:rsidRDefault="00000000">
      <w:pPr>
        <w:numPr>
          <w:ilvl w:val="0"/>
          <w:numId w:val="8"/>
        </w:numPr>
        <w:ind w:right="0" w:hanging="10"/>
      </w:pPr>
      <w:r>
        <w:t xml:space="preserve">Inhabilitación transitoria para desarrollar dicha actividad; </w:t>
      </w:r>
    </w:p>
    <w:p w14:paraId="310C2F8E" w14:textId="77777777" w:rsidR="001831EF" w:rsidRDefault="00000000">
      <w:pPr>
        <w:spacing w:after="0" w:line="259" w:lineRule="auto"/>
        <w:ind w:left="0" w:right="0" w:firstLine="0"/>
        <w:jc w:val="left"/>
      </w:pPr>
      <w:r>
        <w:t xml:space="preserve"> </w:t>
      </w:r>
    </w:p>
    <w:p w14:paraId="3B893553" w14:textId="77777777" w:rsidR="001831EF" w:rsidRDefault="00000000">
      <w:pPr>
        <w:numPr>
          <w:ilvl w:val="0"/>
          <w:numId w:val="8"/>
        </w:numPr>
        <w:ind w:right="0" w:hanging="10"/>
      </w:pPr>
      <w:r>
        <w:t xml:space="preserve">Inhabilitación definitiva para desarrollar dicha actividad; </w:t>
      </w:r>
    </w:p>
    <w:p w14:paraId="19CF89B8" w14:textId="77777777" w:rsidR="001831EF" w:rsidRDefault="00000000">
      <w:pPr>
        <w:spacing w:after="0" w:line="259" w:lineRule="auto"/>
        <w:ind w:left="0" w:right="0" w:firstLine="0"/>
        <w:jc w:val="left"/>
      </w:pPr>
      <w:r>
        <w:t xml:space="preserve"> </w:t>
      </w:r>
    </w:p>
    <w:p w14:paraId="49E32625" w14:textId="77777777" w:rsidR="001831EF" w:rsidRDefault="00000000">
      <w:pPr>
        <w:numPr>
          <w:ilvl w:val="0"/>
          <w:numId w:val="8"/>
        </w:numPr>
        <w:ind w:right="0" w:hanging="10"/>
      </w:pPr>
      <w:r>
        <w:t xml:space="preserve">Las multas que pudieran corresponder. </w:t>
      </w:r>
      <w:ins w:id="368" w:author="HDO" w:date="2026-08-11T11:59:00Z" w16du:dateUtc="2026-08-11T14:59:00Z">
        <w:r>
          <w:t xml:space="preserve">Serán consideradas infracciones graves o muy graves, conforme la gradación que establezca la reglamentación: la certificación falsa o adulterada de sustentabilidad o de reducción de emisiones; la duplicación o el doble cómputo de créditos; la declaración falsa de demanda; el incumplimiento injustificado de las obligaciones de entrega o de retiro y pago; la manipulación de ofertas o de los mecanismos de adjudicación; y la adulteración de balances de masa o de la trazabilidad. </w:t>
        </w:r>
      </w:ins>
    </w:p>
    <w:p w14:paraId="3B1A0F1D" w14:textId="77777777" w:rsidR="001831EF" w:rsidRDefault="00000000">
      <w:pPr>
        <w:spacing w:after="0" w:line="259" w:lineRule="auto"/>
        <w:ind w:left="0" w:right="0" w:firstLine="0"/>
        <w:jc w:val="left"/>
      </w:pPr>
      <w:r>
        <w:t xml:space="preserve"> </w:t>
      </w:r>
    </w:p>
    <w:p w14:paraId="71C2ACCA" w14:textId="07BC1A8F" w:rsidR="001831EF" w:rsidRDefault="00000000">
      <w:pPr>
        <w:ind w:left="-5" w:right="0"/>
      </w:pPr>
      <w:r>
        <w:rPr>
          <w:b/>
          <w:bCs/>
        </w:rPr>
        <w:t xml:space="preserve">ARTÍCULO </w:t>
      </w:r>
      <w:del w:id="369" w:author="HDO" w:date="2026-08-11T11:59:00Z" w16du:dateUtc="2026-08-11T14:59:00Z">
        <w:r>
          <w:rPr>
            <w:b/>
            <w:bCs/>
          </w:rPr>
          <w:delText>32</w:delText>
        </w:r>
      </w:del>
      <w:ins w:id="370" w:author="HDO" w:date="2026-08-11T11:59:00Z" w16du:dateUtc="2026-08-11T14:59:00Z">
        <w:r>
          <w:rPr>
            <w:b/>
            <w:bCs/>
          </w:rPr>
          <w:t>34</w:t>
        </w:r>
      </w:ins>
      <w:r>
        <w:rPr>
          <w:b/>
          <w:bCs/>
        </w:rPr>
        <w:t>.-</w:t>
      </w:r>
      <w:r>
        <w:t xml:space="preserve"> Infracciones y valores. Establécese que las multas con las que la autoridad de aplicación podrá sancionar a las personas que desarrollen las actividades comprendidas en la presente ley serán: </w:t>
      </w:r>
    </w:p>
    <w:p w14:paraId="546BB8BE" w14:textId="77777777" w:rsidR="001831EF" w:rsidRDefault="00000000">
      <w:pPr>
        <w:spacing w:after="0" w:line="259" w:lineRule="auto"/>
        <w:ind w:left="0" w:right="0" w:firstLine="0"/>
        <w:jc w:val="left"/>
      </w:pPr>
      <w:r>
        <w:t xml:space="preserve"> </w:t>
      </w:r>
    </w:p>
    <w:p w14:paraId="439B3880" w14:textId="77777777" w:rsidR="001831EF" w:rsidRDefault="00000000">
      <w:pPr>
        <w:numPr>
          <w:ilvl w:val="0"/>
          <w:numId w:val="9"/>
        </w:numPr>
        <w:ind w:right="0" w:hanging="10"/>
      </w:pPr>
      <w:r>
        <w:t xml:space="preserve">Faltas muy graves: con multas equivalentes al precio de venta al público de hasta un millón (1.000.000) de litros de nafta súper; </w:t>
      </w:r>
    </w:p>
    <w:p w14:paraId="34D35A6C" w14:textId="77777777" w:rsidR="001831EF" w:rsidRDefault="00000000">
      <w:pPr>
        <w:spacing w:after="0" w:line="259" w:lineRule="auto"/>
        <w:ind w:left="0" w:right="0" w:firstLine="0"/>
        <w:jc w:val="left"/>
      </w:pPr>
      <w:r>
        <w:t xml:space="preserve"> </w:t>
      </w:r>
    </w:p>
    <w:p w14:paraId="2B40A57F" w14:textId="77777777" w:rsidR="001831EF" w:rsidRDefault="00000000">
      <w:pPr>
        <w:numPr>
          <w:ilvl w:val="0"/>
          <w:numId w:val="9"/>
        </w:numPr>
        <w:ind w:right="0" w:hanging="10"/>
      </w:pPr>
      <w:r>
        <w:t xml:space="preserve">Faltas graves: con multas equivalentes al precio de venta al público de hasta quinientos mil (500.000) litros de nafta súper; </w:t>
      </w:r>
    </w:p>
    <w:p w14:paraId="6A19BED1" w14:textId="77777777" w:rsidR="001831EF" w:rsidRDefault="00000000">
      <w:pPr>
        <w:spacing w:after="0" w:line="259" w:lineRule="auto"/>
        <w:ind w:left="0" w:right="0" w:firstLine="0"/>
        <w:jc w:val="left"/>
      </w:pPr>
      <w:r>
        <w:t xml:space="preserve"> </w:t>
      </w:r>
    </w:p>
    <w:p w14:paraId="78BA5547" w14:textId="77777777" w:rsidR="001831EF" w:rsidRDefault="00000000">
      <w:pPr>
        <w:numPr>
          <w:ilvl w:val="0"/>
          <w:numId w:val="9"/>
        </w:numPr>
        <w:ind w:right="0" w:hanging="10"/>
      </w:pPr>
      <w:r>
        <w:t xml:space="preserve">Faltas leves: con multas equivalentes al precio de venta al público de hasta cien mil (100.000) litros de nafta súper; </w:t>
      </w:r>
    </w:p>
    <w:p w14:paraId="1F668094" w14:textId="77777777" w:rsidR="001831EF" w:rsidRDefault="00000000">
      <w:pPr>
        <w:spacing w:after="0" w:line="259" w:lineRule="auto"/>
        <w:ind w:left="0" w:right="0" w:firstLine="0"/>
        <w:jc w:val="left"/>
      </w:pPr>
      <w:r>
        <w:t xml:space="preserve"> </w:t>
      </w:r>
    </w:p>
    <w:p w14:paraId="3A5F63F1" w14:textId="77777777" w:rsidR="001831EF" w:rsidRDefault="00000000">
      <w:pPr>
        <w:numPr>
          <w:ilvl w:val="0"/>
          <w:numId w:val="9"/>
        </w:numPr>
        <w:ind w:right="0" w:hanging="10"/>
      </w:pPr>
      <w:r>
        <w:lastRenderedPageBreak/>
        <w:t xml:space="preserve">La reincidencia en infracciones por parte de un mismo operador dará lugar a la aplicación de sanciones sucesivas de mayor gravedad hasta su duplicación respecto de la anterior. </w:t>
      </w:r>
    </w:p>
    <w:p w14:paraId="7889D489" w14:textId="77777777" w:rsidR="001831EF" w:rsidRDefault="00000000">
      <w:pPr>
        <w:spacing w:after="0" w:line="259" w:lineRule="auto"/>
        <w:ind w:left="0" w:right="0" w:firstLine="0"/>
        <w:jc w:val="left"/>
      </w:pPr>
      <w:r>
        <w:t xml:space="preserve"> </w:t>
      </w:r>
    </w:p>
    <w:p w14:paraId="5AAB909E" w14:textId="77777777" w:rsidR="001831EF" w:rsidRDefault="00000000">
      <w:pPr>
        <w:ind w:left="-5" w:right="0"/>
      </w:pPr>
      <w:r>
        <w:t xml:space="preserve">En caso de reincidencia: </w:t>
      </w:r>
    </w:p>
    <w:p w14:paraId="02D7D931" w14:textId="77777777" w:rsidR="001831EF" w:rsidRDefault="00000000">
      <w:pPr>
        <w:spacing w:after="0" w:line="259" w:lineRule="auto"/>
        <w:ind w:left="0" w:right="0" w:firstLine="0"/>
        <w:jc w:val="left"/>
      </w:pPr>
      <w:r>
        <w:t xml:space="preserve"> </w:t>
      </w:r>
    </w:p>
    <w:p w14:paraId="2DB3CD79" w14:textId="77777777" w:rsidR="001831EF" w:rsidRDefault="00000000">
      <w:pPr>
        <w:numPr>
          <w:ilvl w:val="0"/>
          <w:numId w:val="10"/>
        </w:numPr>
        <w:ind w:right="0" w:hanging="10"/>
      </w:pPr>
      <w:r>
        <w:t xml:space="preserve">En una falta leve, se podrán aplicar las sanciones previstas para faltas graves. </w:t>
      </w:r>
    </w:p>
    <w:p w14:paraId="65DE55ED" w14:textId="77777777" w:rsidR="001831EF" w:rsidRDefault="00000000">
      <w:pPr>
        <w:spacing w:after="0" w:line="259" w:lineRule="auto"/>
        <w:ind w:left="0" w:right="0" w:firstLine="0"/>
        <w:jc w:val="left"/>
      </w:pPr>
      <w:r>
        <w:t xml:space="preserve"> </w:t>
      </w:r>
    </w:p>
    <w:p w14:paraId="1D935412" w14:textId="77777777" w:rsidR="001831EF" w:rsidRDefault="00000000">
      <w:pPr>
        <w:numPr>
          <w:ilvl w:val="0"/>
          <w:numId w:val="10"/>
        </w:numPr>
        <w:ind w:right="0" w:hanging="10"/>
      </w:pPr>
      <w:r>
        <w:t xml:space="preserve">En una falta grave, se podrán aplicar las sanciones previstas para faltas muy graves. </w:t>
      </w:r>
    </w:p>
    <w:p w14:paraId="380CEA64" w14:textId="77777777" w:rsidR="001831EF" w:rsidRDefault="00000000">
      <w:pPr>
        <w:spacing w:after="0" w:line="259" w:lineRule="auto"/>
        <w:ind w:left="0" w:right="0" w:firstLine="0"/>
        <w:jc w:val="left"/>
      </w:pPr>
      <w:r>
        <w:t xml:space="preserve"> </w:t>
      </w:r>
    </w:p>
    <w:p w14:paraId="6288CC7A" w14:textId="77777777" w:rsidR="001831EF" w:rsidRDefault="00000000">
      <w:pPr>
        <w:pStyle w:val="Heading2"/>
      </w:pPr>
      <w:r>
        <w:t xml:space="preserve">Capítulo IX - Procedimiento y Control Jurisdiccional </w:t>
      </w:r>
    </w:p>
    <w:p w14:paraId="35194F78" w14:textId="77777777" w:rsidR="001831EF" w:rsidRDefault="00000000">
      <w:pPr>
        <w:spacing w:after="28" w:line="259" w:lineRule="auto"/>
        <w:ind w:left="0" w:right="0" w:firstLine="0"/>
        <w:jc w:val="left"/>
      </w:pPr>
      <w:r>
        <w:rPr>
          <w:rFonts w:ascii="Calibri" w:eastAsia="Calibri" w:hAnsi="Calibri" w:cs="Calibri"/>
        </w:rPr>
        <w:t xml:space="preserve"> </w:t>
      </w:r>
    </w:p>
    <w:p w14:paraId="270A7EB2" w14:textId="56539406" w:rsidR="001831EF" w:rsidRDefault="00000000">
      <w:pPr>
        <w:ind w:left="-5" w:right="0"/>
      </w:pPr>
      <w:r>
        <w:rPr>
          <w:b/>
          <w:bCs/>
        </w:rPr>
        <w:t xml:space="preserve">ARTÍCULO </w:t>
      </w:r>
      <w:del w:id="371" w:author="HDO" w:date="2026-08-11T11:59:00Z" w16du:dateUtc="2026-08-11T14:59:00Z">
        <w:r>
          <w:rPr>
            <w:b/>
            <w:bCs/>
          </w:rPr>
          <w:delText>33</w:delText>
        </w:r>
      </w:del>
      <w:ins w:id="372" w:author="HDO" w:date="2026-08-11T11:59:00Z" w16du:dateUtc="2026-08-11T14:59:00Z">
        <w:r>
          <w:rPr>
            <w:b/>
            <w:bCs/>
          </w:rPr>
          <w:t>35</w:t>
        </w:r>
      </w:ins>
      <w:r>
        <w:rPr>
          <w:b/>
          <w:bCs/>
        </w:rPr>
        <w:t>.-</w:t>
      </w:r>
      <w:r>
        <w:t xml:space="preserve"> Procedimiento Administrativo y Control Jurisdiccional. A los efectos de la actuación administrativa de la autoridad de aplicación, regirán la Ley Nacional de Procedimientos Administrativos y sus normas reglamentarias. </w:t>
      </w:r>
    </w:p>
    <w:p w14:paraId="58AB2CCF" w14:textId="77777777" w:rsidR="001831EF" w:rsidRDefault="00000000">
      <w:pPr>
        <w:spacing w:after="0" w:line="259" w:lineRule="auto"/>
        <w:ind w:left="0" w:right="0" w:firstLine="0"/>
        <w:jc w:val="left"/>
      </w:pPr>
      <w:r>
        <w:t xml:space="preserve"> </w:t>
      </w:r>
    </w:p>
    <w:p w14:paraId="39E2D93E" w14:textId="77777777" w:rsidR="001831EF" w:rsidRDefault="00000000">
      <w:pPr>
        <w:ind w:left="-5" w:right="0"/>
      </w:pPr>
      <w:r>
        <w:t xml:space="preserve">Agotada la vía administrativa, procederá el recurso en sede judicial directamente ante la Cámara Federal de Apelaciones con competencia en lo contencioso-administrativo con jurisdicción en el lugar del hecho. </w:t>
      </w:r>
    </w:p>
    <w:p w14:paraId="4EB4E368" w14:textId="77777777" w:rsidR="001831EF" w:rsidRDefault="00000000">
      <w:pPr>
        <w:spacing w:after="0" w:line="259" w:lineRule="auto"/>
        <w:ind w:left="0" w:right="0" w:firstLine="0"/>
        <w:jc w:val="left"/>
      </w:pPr>
      <w:r>
        <w:t xml:space="preserve"> </w:t>
      </w:r>
    </w:p>
    <w:p w14:paraId="0C84FC5A" w14:textId="77777777" w:rsidR="001831EF" w:rsidRDefault="00000000">
      <w:pPr>
        <w:ind w:left="-5" w:right="0"/>
      </w:pPr>
      <w:r>
        <w:t xml:space="preserve">Los recursos que se interpongan contra la aplicación de las sanciones previstas en la presente ley tendrán efecto devolutivo. </w:t>
      </w:r>
    </w:p>
    <w:p w14:paraId="64D1CDED" w14:textId="77777777" w:rsidR="001831EF" w:rsidRDefault="00000000">
      <w:pPr>
        <w:spacing w:after="0" w:line="259" w:lineRule="auto"/>
        <w:ind w:left="0" w:right="0" w:firstLine="0"/>
        <w:jc w:val="left"/>
      </w:pPr>
      <w:r>
        <w:t xml:space="preserve"> </w:t>
      </w:r>
    </w:p>
    <w:p w14:paraId="5FD5F701" w14:textId="77777777" w:rsidR="001831EF" w:rsidRDefault="00000000">
      <w:pPr>
        <w:pStyle w:val="Heading2"/>
        <w:ind w:right="5"/>
      </w:pPr>
      <w:r>
        <w:t xml:space="preserve">Capítulo X - Disposiciones Comunes </w:t>
      </w:r>
    </w:p>
    <w:p w14:paraId="2E71CF82" w14:textId="77777777" w:rsidR="001831EF" w:rsidRDefault="00000000">
      <w:pPr>
        <w:spacing w:after="28" w:line="259" w:lineRule="auto"/>
        <w:ind w:left="0" w:right="0" w:firstLine="0"/>
        <w:jc w:val="left"/>
      </w:pPr>
      <w:r>
        <w:rPr>
          <w:rFonts w:ascii="Calibri" w:eastAsia="Calibri" w:hAnsi="Calibri" w:cs="Calibri"/>
        </w:rPr>
        <w:t xml:space="preserve"> </w:t>
      </w:r>
    </w:p>
    <w:p w14:paraId="5F328883" w14:textId="5F628D3C" w:rsidR="001831EF" w:rsidRDefault="00000000">
      <w:pPr>
        <w:ind w:left="-5" w:right="0"/>
      </w:pPr>
      <w:r>
        <w:rPr>
          <w:b/>
          <w:bCs/>
        </w:rPr>
        <w:t xml:space="preserve">ARTÍCULO </w:t>
      </w:r>
      <w:del w:id="373" w:author="HDO" w:date="2026-08-11T11:59:00Z" w16du:dateUtc="2026-08-11T14:59:00Z">
        <w:r>
          <w:rPr>
            <w:b/>
            <w:bCs/>
          </w:rPr>
          <w:delText>34</w:delText>
        </w:r>
      </w:del>
      <w:ins w:id="374" w:author="HDO" w:date="2026-08-11T11:59:00Z" w16du:dateUtc="2026-08-11T14:59:00Z">
        <w:r>
          <w:rPr>
            <w:b/>
            <w:bCs/>
          </w:rPr>
          <w:t>36</w:t>
        </w:r>
      </w:ins>
      <w:r>
        <w:rPr>
          <w:b/>
          <w:bCs/>
        </w:rPr>
        <w:t>.-</w:t>
      </w:r>
      <w:r>
        <w:t xml:space="preserve"> Impuestos. Los biocombustibles habilitados por la autoridad de aplicación no estarán gravados por el Impuesto a los Combustibles Líquidos (ICL) ni por el Impuesto al Dióxido de Carbono (ICO2), alcanzando el citado tratamiento a todas sus etapas de producción, distribución y comercialización. </w:t>
      </w:r>
    </w:p>
    <w:p w14:paraId="30AC0513" w14:textId="77777777" w:rsidR="001831EF" w:rsidRDefault="00000000">
      <w:pPr>
        <w:spacing w:after="0" w:line="259" w:lineRule="auto"/>
        <w:ind w:left="0" w:right="0" w:firstLine="0"/>
        <w:jc w:val="left"/>
      </w:pPr>
      <w:r>
        <w:t xml:space="preserve"> </w:t>
      </w:r>
    </w:p>
    <w:p w14:paraId="524B6A91" w14:textId="77777777" w:rsidR="001831EF" w:rsidRDefault="00000000">
      <w:pPr>
        <w:ind w:left="-5" w:right="0"/>
      </w:pPr>
      <w:r>
        <w:t xml:space="preserve">En el caso de la mezcla de dichos biocombustibles con combustibles fósiles, el gravamen recaerá solo sobre el componente de combustible fósil que integre la mezcla. </w:t>
      </w:r>
    </w:p>
    <w:p w14:paraId="77B947CA" w14:textId="77777777" w:rsidR="001831EF" w:rsidRDefault="00000000">
      <w:pPr>
        <w:spacing w:after="0" w:line="259" w:lineRule="auto"/>
        <w:ind w:left="0" w:right="0" w:firstLine="0"/>
        <w:jc w:val="left"/>
      </w:pPr>
      <w:r>
        <w:t xml:space="preserve"> </w:t>
      </w:r>
    </w:p>
    <w:p w14:paraId="1A03FA2F" w14:textId="77777777" w:rsidR="001831EF" w:rsidRDefault="00000000">
      <w:pPr>
        <w:ind w:left="-5" w:right="0"/>
      </w:pPr>
      <w:r>
        <w:t xml:space="preserve">Asimismo, tampoco estará gravada por dichos impuestos la </w:t>
      </w:r>
      <w:del w:id="375" w:author="HDO" w:date="2026-08-11T11:59:00Z" w16du:dateUtc="2026-08-11T14:59:00Z">
        <w:r>
          <w:delText>porción de gasoil producido a partir de co-procesamiento de materias primas no fósiles</w:delText>
        </w:r>
      </w:del>
      <w:ins w:id="376" w:author="HDO" w:date="2026-08-11T11:59:00Z" w16du:dateUtc="2026-08-11T14:59:00Z">
        <w:r>
          <w:t>cantidad correspondiente al componente biogénico certificado conforme las condiciones del artículo 19</w:t>
        </w:r>
      </w:ins>
      <w:r>
        <w:t xml:space="preserve">. </w:t>
      </w:r>
    </w:p>
    <w:p w14:paraId="44F0A357" w14:textId="77777777" w:rsidR="001831EF" w:rsidRDefault="00000000">
      <w:pPr>
        <w:pStyle w:val="Heading1"/>
        <w:spacing w:after="22"/>
        <w:ind w:left="0" w:right="0" w:firstLine="0"/>
        <w:jc w:val="left"/>
      </w:pPr>
      <w:r>
        <w:t xml:space="preserve"> </w:t>
      </w:r>
    </w:p>
    <w:p w14:paraId="5EB711E7" w14:textId="77777777" w:rsidR="001831EF" w:rsidRDefault="00000000">
      <w:pPr>
        <w:pStyle w:val="Heading1"/>
        <w:ind w:right="6"/>
      </w:pPr>
      <w:r>
        <w:t xml:space="preserve">TÍTULO II - PERÍODO DE TRANSICIÓN PARA BIODIESEL </w:t>
      </w:r>
    </w:p>
    <w:p w14:paraId="3036A7D5" w14:textId="77777777" w:rsidR="001831EF" w:rsidRDefault="00000000">
      <w:pPr>
        <w:spacing w:after="0" w:line="259" w:lineRule="auto"/>
        <w:ind w:left="0" w:right="0" w:firstLine="0"/>
        <w:jc w:val="left"/>
      </w:pPr>
      <w:r>
        <w:t xml:space="preserve"> </w:t>
      </w:r>
    </w:p>
    <w:p w14:paraId="3BD152D9" w14:textId="77777777" w:rsidR="001831EF" w:rsidRDefault="00000000">
      <w:pPr>
        <w:pStyle w:val="Heading2"/>
        <w:ind w:right="6"/>
      </w:pPr>
      <w:r>
        <w:t xml:space="preserve">Capítulo I - Disposiciones Generales </w:t>
      </w:r>
    </w:p>
    <w:p w14:paraId="6314DBB3" w14:textId="77777777" w:rsidR="001831EF" w:rsidRDefault="00000000">
      <w:pPr>
        <w:spacing w:after="28" w:line="259" w:lineRule="auto"/>
        <w:ind w:left="0" w:right="0" w:firstLine="0"/>
        <w:jc w:val="left"/>
      </w:pPr>
      <w:r>
        <w:rPr>
          <w:rFonts w:ascii="Calibri" w:eastAsia="Calibri" w:hAnsi="Calibri" w:cs="Calibri"/>
        </w:rPr>
        <w:t xml:space="preserve"> </w:t>
      </w:r>
    </w:p>
    <w:p w14:paraId="323D5D36" w14:textId="77777777" w:rsidR="001831EF" w:rsidRDefault="00000000">
      <w:pPr>
        <w:ind w:left="-5" w:right="0"/>
      </w:pPr>
      <w:r>
        <w:rPr>
          <w:b/>
          <w:bCs/>
        </w:rPr>
        <w:t xml:space="preserve">ARTÍCULO </w:t>
      </w:r>
      <w:del w:id="377" w:author="HDO" w:date="2026-08-11T11:59:00Z" w16du:dateUtc="2026-08-11T14:59:00Z">
        <w:r w:rsidRPr="001B12CB">
          <w:rPr>
            <w:b/>
            <w:bCs/>
          </w:rPr>
          <w:delText>35</w:delText>
        </w:r>
      </w:del>
      <w:ins w:id="378" w:author="HDO" w:date="2026-08-11T11:59:00Z" w16du:dateUtc="2026-08-11T14:59:00Z">
        <w:r>
          <w:rPr>
            <w:b/>
            <w:bCs/>
          </w:rPr>
          <w:t>37</w:t>
        </w:r>
      </w:ins>
      <w:r>
        <w:rPr>
          <w:b/>
          <w:bCs/>
        </w:rPr>
        <w:t>.-</w:t>
      </w:r>
      <w:r>
        <w:t xml:space="preserve"> Plazo. Fíjase un Período de Transición para el mercado de biodiesel desde la entrada en vigencia de la presente ley hasta el 31 de diciembre de 2031, el cual se regirá por las disposiciones contenidas en el presente título. </w:t>
      </w:r>
    </w:p>
    <w:p w14:paraId="23C6412B" w14:textId="77777777" w:rsidR="001831EF" w:rsidRDefault="00000000">
      <w:pPr>
        <w:spacing w:after="0" w:line="259" w:lineRule="auto"/>
        <w:ind w:left="0" w:right="0" w:firstLine="0"/>
        <w:jc w:val="left"/>
      </w:pPr>
      <w:r>
        <w:t xml:space="preserve"> </w:t>
      </w:r>
    </w:p>
    <w:p w14:paraId="07BEE026" w14:textId="77777777" w:rsidR="001831EF" w:rsidRDefault="00000000">
      <w:pPr>
        <w:ind w:left="-5" w:right="0"/>
      </w:pPr>
      <w:r>
        <w:rPr>
          <w:b/>
          <w:bCs/>
        </w:rPr>
        <w:t xml:space="preserve">ARTÍCULO </w:t>
      </w:r>
      <w:del w:id="379" w:author="HDO" w:date="2026-08-11T11:59:00Z" w16du:dateUtc="2026-08-11T14:59:00Z">
        <w:r w:rsidRPr="001B12CB">
          <w:rPr>
            <w:b/>
            <w:bCs/>
          </w:rPr>
          <w:delText>36</w:delText>
        </w:r>
      </w:del>
      <w:ins w:id="380" w:author="HDO" w:date="2026-08-11T11:59:00Z" w16du:dateUtc="2026-08-11T14:59:00Z">
        <w:r>
          <w:rPr>
            <w:b/>
            <w:bCs/>
          </w:rPr>
          <w:t>38</w:t>
        </w:r>
      </w:ins>
      <w:r>
        <w:rPr>
          <w:b/>
          <w:bCs/>
        </w:rPr>
        <w:t>.-</w:t>
      </w:r>
      <w:r>
        <w:t xml:space="preserve"> Definiciones. Exclusivamente durante y a los efectos del Período de Transición, se entiende por: </w:t>
      </w:r>
    </w:p>
    <w:p w14:paraId="2EC05F7E" w14:textId="77777777" w:rsidR="001831EF" w:rsidRDefault="00000000">
      <w:pPr>
        <w:numPr>
          <w:ilvl w:val="0"/>
          <w:numId w:val="3"/>
        </w:numPr>
        <w:ind w:right="0" w:hanging="10"/>
        <w:rPr>
          <w:moveFrom w:id="381" w:author="HDO" w:date="2026-08-11T11:59:00Z" w16du:dateUtc="2026-08-11T14:59:00Z"/>
        </w:rPr>
      </w:pPr>
      <w:moveFromRangeStart w:id="382" w:author="HDO" w:date="2026-08-11T11:59:00Z" w:name="move237341964"/>
      <w:moveFrom w:id="383" w:author="HDO" w:date="2026-08-11T11:59:00Z" w16du:dateUtc="2026-08-11T14:59:00Z">
        <w:r>
          <w:t xml:space="preserve">Empresas Integradas: Aquellas productoras de biodiesel que forman parte de un ente individual y/o grupo económico tenedor, entre sus activos, de una o más fábricas de aceites vegetales y harinas proteicas. </w:t>
        </w:r>
      </w:moveFrom>
    </w:p>
    <w:moveFromRangeEnd w:id="382"/>
    <w:p w14:paraId="55AF2F66" w14:textId="73CAA25B" w:rsidR="001831EF" w:rsidRDefault="00000000">
      <w:pPr>
        <w:spacing w:after="0" w:line="259" w:lineRule="auto"/>
        <w:ind w:left="0" w:right="0" w:firstLine="0"/>
        <w:jc w:val="left"/>
      </w:pPr>
      <w:r>
        <w:t xml:space="preserve"> </w:t>
      </w:r>
    </w:p>
    <w:p w14:paraId="1FF9CC91" w14:textId="77777777" w:rsidR="001831EF" w:rsidRDefault="00000000">
      <w:pPr>
        <w:numPr>
          <w:ilvl w:val="0"/>
          <w:numId w:val="3"/>
        </w:numPr>
        <w:ind w:right="0" w:hanging="10"/>
        <w:rPr>
          <w:moveFrom w:id="384" w:author="HDO" w:date="2026-08-11T11:59:00Z" w16du:dateUtc="2026-08-11T14:59:00Z"/>
        </w:rPr>
      </w:pPr>
      <w:moveFromRangeStart w:id="385" w:author="HDO" w:date="2026-08-11T11:59:00Z" w:name="move237341965"/>
      <w:moveFrom w:id="386" w:author="HDO" w:date="2026-08-11T11:59:00Z" w16du:dateUtc="2026-08-11T14:59:00Z">
        <w:r>
          <w:t xml:space="preserve">Empresas No Integradas: Aquellas productoras de biodiesel que no forman parte de un ente individual y/o grupo económico tenedor, entre sus activos, de una o más fábricas de aceites vegetales y harinas proteicas. </w:t>
        </w:r>
      </w:moveFrom>
    </w:p>
    <w:p w14:paraId="00ED7284" w14:textId="77777777" w:rsidR="001831EF" w:rsidRDefault="001831EF">
      <w:pPr>
        <w:pStyle w:val="ListParagraph"/>
        <w:rPr>
          <w:moveFrom w:id="387" w:author="HDO" w:date="2026-08-11T11:59:00Z" w16du:dateUtc="2026-08-11T14:59:00Z"/>
        </w:rPr>
      </w:pPr>
      <w:moveFromRangeStart w:id="388" w:author="HDO" w:date="2026-08-11T11:59:00Z" w:name="move237341966"/>
      <w:moveFromRangeEnd w:id="385"/>
    </w:p>
    <w:p w14:paraId="304EE3A2" w14:textId="77777777" w:rsidR="001831EF" w:rsidRDefault="00000000">
      <w:pPr>
        <w:numPr>
          <w:ilvl w:val="0"/>
          <w:numId w:val="3"/>
        </w:numPr>
        <w:ind w:right="0" w:hanging="10"/>
        <w:rPr>
          <w:moveFrom w:id="389" w:author="HDO" w:date="2026-08-11T11:59:00Z" w16du:dateUtc="2026-08-11T14:59:00Z"/>
        </w:rPr>
      </w:pPr>
      <w:moveFrom w:id="390" w:author="HDO" w:date="2026-08-11T11:59:00Z" w16du:dateUtc="2026-08-11T14:59:00Z">
        <w:r>
          <w:t xml:space="preserve">Grupo económico: Conjunto de dos o más entidades (comerciales, públicas o privadas) donde una de ellas, independientemente de si está constituida en la República Argentina, ejerce control o influencia significativa sobre las otras. Se considera que existe un grupo económico si se cumple alguna de las siguientes condiciones: </w:t>
        </w:r>
      </w:moveFrom>
    </w:p>
    <w:p w14:paraId="6F66424C" w14:textId="77777777" w:rsidR="001831EF" w:rsidRDefault="001831EF">
      <w:pPr>
        <w:ind w:right="0" w:firstLine="0"/>
        <w:rPr>
          <w:moveFrom w:id="391" w:author="HDO" w:date="2026-08-11T11:59:00Z" w16du:dateUtc="2026-08-11T14:59:00Z"/>
        </w:rPr>
      </w:pPr>
      <w:moveFromRangeStart w:id="392" w:author="HDO" w:date="2026-08-11T11:59:00Z" w:name="move237341967"/>
      <w:moveFromRangeEnd w:id="388"/>
    </w:p>
    <w:p w14:paraId="410A44A3" w14:textId="77777777" w:rsidR="001831EF" w:rsidRDefault="00000000">
      <w:pPr>
        <w:numPr>
          <w:ilvl w:val="1"/>
          <w:numId w:val="3"/>
        </w:numPr>
        <w:ind w:right="0" w:hanging="10"/>
        <w:rPr>
          <w:moveFrom w:id="393" w:author="HDO" w:date="2026-08-11T11:59:00Z" w16du:dateUtc="2026-08-11T14:59:00Z"/>
        </w:rPr>
      </w:pPr>
      <w:moveFrom w:id="394" w:author="HDO" w:date="2026-08-11T11:59:00Z" w16du:dateUtc="2026-08-11T14:59:00Z">
        <w:r>
          <w:t xml:space="preserve">Control de Votos: Una entidad tiene la participación necesaria para dictar las decisiones en las reuniones o asambleas de otra, ya sea de forma directa o a través de terceros; </w:t>
        </w:r>
      </w:moveFrom>
    </w:p>
    <w:p w14:paraId="5FD8AA73" w14:textId="77777777" w:rsidR="001831EF" w:rsidRDefault="001831EF">
      <w:pPr>
        <w:ind w:right="0" w:firstLine="0"/>
        <w:rPr>
          <w:moveFrom w:id="395" w:author="HDO" w:date="2026-08-11T11:59:00Z" w16du:dateUtc="2026-08-11T14:59:00Z"/>
        </w:rPr>
      </w:pPr>
      <w:moveFromRangeStart w:id="396" w:author="HDO" w:date="2026-08-11T11:59:00Z" w:name="move237341968"/>
      <w:moveFromRangeEnd w:id="392"/>
    </w:p>
    <w:p w14:paraId="160FDC6A" w14:textId="77777777" w:rsidR="001831EF" w:rsidRDefault="00000000">
      <w:pPr>
        <w:numPr>
          <w:ilvl w:val="1"/>
          <w:numId w:val="3"/>
        </w:numPr>
        <w:ind w:right="0" w:hanging="10"/>
        <w:rPr>
          <w:moveFrom w:id="397" w:author="HDO" w:date="2026-08-11T11:59:00Z" w16du:dateUtc="2026-08-11T14:59:00Z"/>
        </w:rPr>
      </w:pPr>
      <w:moveFrom w:id="398" w:author="HDO" w:date="2026-08-11T11:59:00Z" w16du:dateUtc="2026-08-11T14:59:00Z">
        <w:r>
          <w:t xml:space="preserve">Influencia Dominante: Una entidad ejerce una influencia decisiva sobre las decisiones de otra. La misma se presume de forma irrefutable si posee, directa o indirectamente, al menos el 25% del capital y, además, constituye la primera minoría; </w:t>
        </w:r>
      </w:moveFrom>
    </w:p>
    <w:p w14:paraId="144EF8C2" w14:textId="77777777" w:rsidR="001831EF" w:rsidRDefault="001831EF">
      <w:pPr>
        <w:ind w:right="0" w:firstLine="0"/>
        <w:rPr>
          <w:moveFrom w:id="399" w:author="HDO" w:date="2026-08-11T11:59:00Z" w16du:dateUtc="2026-08-11T14:59:00Z"/>
        </w:rPr>
      </w:pPr>
      <w:moveFromRangeStart w:id="400" w:author="HDO" w:date="2026-08-11T11:59:00Z" w:name="move237341969"/>
      <w:moveFromRangeEnd w:id="396"/>
    </w:p>
    <w:p w14:paraId="34A9DB68" w14:textId="77777777" w:rsidR="001831EF" w:rsidRDefault="00000000">
      <w:pPr>
        <w:numPr>
          <w:ilvl w:val="1"/>
          <w:numId w:val="3"/>
        </w:numPr>
        <w:ind w:right="0" w:hanging="10"/>
        <w:rPr>
          <w:moveFrom w:id="401" w:author="HDO" w:date="2026-08-11T11:59:00Z" w16du:dateUtc="2026-08-11T14:59:00Z"/>
        </w:rPr>
      </w:pPr>
      <w:moveFrom w:id="402" w:author="HDO" w:date="2026-08-11T11:59:00Z" w16du:dateUtc="2026-08-11T14:59:00Z">
        <w:r>
          <w:t xml:space="preserve">Vínculos Especiales: Existen lazos particulares que demuestran dependencia, tales como compartir la dirección o gerenciamiento, poseer dependencia técnica, económica, financiera, patrimonial o de producción, o realizar operaciones comerciales o crediticias que se desvíen de las prácticas habituales entre entidades independientes; </w:t>
        </w:r>
      </w:moveFrom>
    </w:p>
    <w:p w14:paraId="773D891F" w14:textId="77777777" w:rsidR="001831EF" w:rsidRDefault="001831EF">
      <w:pPr>
        <w:ind w:right="0" w:firstLine="0"/>
        <w:rPr>
          <w:moveFrom w:id="403" w:author="HDO" w:date="2026-08-11T11:59:00Z" w16du:dateUtc="2026-08-11T14:59:00Z"/>
        </w:rPr>
      </w:pPr>
      <w:moveFromRangeStart w:id="404" w:author="HDO" w:date="2026-08-11T11:59:00Z" w:name="move237341970"/>
      <w:moveFromRangeEnd w:id="400"/>
    </w:p>
    <w:p w14:paraId="0EC2679F" w14:textId="77777777" w:rsidR="001831EF" w:rsidRDefault="00000000">
      <w:pPr>
        <w:numPr>
          <w:ilvl w:val="1"/>
          <w:numId w:val="3"/>
        </w:numPr>
        <w:ind w:right="0" w:hanging="10"/>
        <w:rPr>
          <w:moveFrom w:id="405" w:author="HDO" w:date="2026-08-11T11:59:00Z" w16du:dateUtc="2026-08-11T14:59:00Z"/>
        </w:rPr>
      </w:pPr>
      <w:moveFrom w:id="406" w:author="HDO" w:date="2026-08-11T11:59:00Z" w16du:dateUtc="2026-08-11T14:59:00Z">
        <w:r>
          <w:t xml:space="preserve">Cuantificación y Principio de Realidad Económica: Para determinar la capacidad de producción de biodiesel dentro de un grupo, se suma el porcentaje de participación de cada entidad en el capital de las empresas restantes. La evaluación de la existencia de un grupo económico se basa en el principio de realidad económica (establecido en la Ley N° 11.683 T.O. o normas similares). Esto significa que se analiza cualquier acuerdo o acto que, de hecho o de derecho, transfiera activos u otorgue influencia determinante en la administración o en la estrategia competitiva de una entidad a otra; </w:t>
        </w:r>
      </w:moveFrom>
    </w:p>
    <w:p w14:paraId="530DEDE4" w14:textId="77777777" w:rsidR="001831EF" w:rsidRDefault="001831EF">
      <w:pPr>
        <w:ind w:right="0" w:firstLine="0"/>
        <w:rPr>
          <w:moveFrom w:id="407" w:author="HDO" w:date="2026-08-11T11:59:00Z" w16du:dateUtc="2026-08-11T14:59:00Z"/>
        </w:rPr>
      </w:pPr>
    </w:p>
    <w:moveFromRangeEnd w:id="404"/>
    <w:p w14:paraId="3CBA2F13" w14:textId="3FC36CB4" w:rsidR="001831EF" w:rsidRDefault="00000000">
      <w:pPr>
        <w:numPr>
          <w:ilvl w:val="0"/>
          <w:numId w:val="11"/>
        </w:numPr>
        <w:ind w:right="0" w:hanging="10"/>
      </w:pPr>
      <w:del w:id="408" w:author="HDO" w:date="2026-08-11T11:59:00Z" w16du:dateUtc="2026-08-11T14:59:00Z">
        <w:r>
          <w:delText xml:space="preserve">d) </w:delText>
        </w:r>
      </w:del>
      <w:r>
        <w:t xml:space="preserve">Cómputo máximo: El cupo máximo de </w:t>
      </w:r>
      <w:del w:id="409" w:author="HDO" w:date="2026-08-11T11:59:00Z" w16du:dateUtc="2026-08-11T14:59:00Z">
        <w:r>
          <w:delText xml:space="preserve">valor de </w:delText>
        </w:r>
      </w:del>
      <w:r>
        <w:t xml:space="preserve">porcentaje </w:t>
      </w:r>
      <w:del w:id="410" w:author="HDO" w:date="2026-08-11T11:59:00Z" w16du:dateUtc="2026-08-11T14:59:00Z">
        <w:r>
          <w:delText>de</w:delText>
        </w:r>
      </w:del>
      <w:ins w:id="411" w:author="HDO" w:date="2026-08-11T11:59:00Z" w16du:dateUtc="2026-08-11T14:59:00Z">
        <w:r>
          <w:t>del</w:t>
        </w:r>
      </w:ins>
      <w:r>
        <w:t xml:space="preserve"> corte obligatorio </w:t>
      </w:r>
      <w:del w:id="412" w:author="HDO" w:date="2026-08-11T11:59:00Z" w16du:dateUtc="2026-08-11T14:59:00Z">
        <w:r>
          <w:delText>de biodiesel que las mezcladoras podrán computar a partir</w:delText>
        </w:r>
      </w:del>
      <w:ins w:id="413" w:author="HDO" w:date="2026-08-11T11:59:00Z" w16du:dateUtc="2026-08-11T14:59:00Z">
        <w:r>
          <w:t>computable por cada concepto conforme el artículo 40, comprendiendo el componente biogénico certificado conforme el artículo 19 y el crédito adicional</w:t>
        </w:r>
      </w:ins>
      <w:r>
        <w:t xml:space="preserve"> del </w:t>
      </w:r>
      <w:del w:id="414" w:author="HDO" w:date="2026-08-11T11:59:00Z" w16du:dateUtc="2026-08-11T14:59:00Z">
        <w:r>
          <w:delText xml:space="preserve">co-procesamiento de materia prima de origen no fósil. </w:delText>
        </w:r>
      </w:del>
      <w:ins w:id="415" w:author="HDO" w:date="2026-08-11T11:59:00Z" w16du:dateUtc="2026-08-11T14:59:00Z">
        <w:r>
          <w:t xml:space="preserve">biodiesel de segunda generación conforme el artículo 14, inciso </w:t>
        </w:r>
        <w:proofErr w:type="spellStart"/>
        <w:r>
          <w:t>iv</w:t>
        </w:r>
        <w:proofErr w:type="spellEnd"/>
        <w:r>
          <w:t>);</w:t>
        </w:r>
      </w:ins>
    </w:p>
    <w:p w14:paraId="1A34C3AE" w14:textId="77777777" w:rsidR="009C3ABE" w:rsidRDefault="009C3ABE" w:rsidP="009C3ABE">
      <w:pPr>
        <w:ind w:right="0" w:firstLine="0"/>
        <w:rPr>
          <w:ins w:id="416" w:author="HDO" w:date="2026-08-11T11:59:00Z" w16du:dateUtc="2026-08-11T14:59:00Z"/>
        </w:rPr>
      </w:pPr>
    </w:p>
    <w:p w14:paraId="4DACCFA2" w14:textId="77777777" w:rsidR="00A62AF3" w:rsidRDefault="00000000">
      <w:pPr>
        <w:numPr>
          <w:ilvl w:val="0"/>
          <w:numId w:val="11"/>
        </w:numPr>
        <w:ind w:right="0" w:hanging="10"/>
        <w:rPr>
          <w:ins w:id="417" w:author="HDO" w:date="2026-08-11T11:59:00Z" w16du:dateUtc="2026-08-11T14:59:00Z"/>
        </w:rPr>
      </w:pPr>
      <w:ins w:id="418" w:author="HDO" w:date="2026-08-11T11:59:00Z" w16du:dateUtc="2026-08-11T14:59:00Z">
        <w:r>
          <w:lastRenderedPageBreak/>
          <w:t>Cómputo mínimo: El porcentaje mínimo del corte obligatorio que deberá abastecerse con biodiesel físico conforme el artículo 40, correspondiente al Segmento Competitivo de Empresas No Integradas y al biodiesel del Segmento Competitivo Remanente, el que se incrementará en la medida en que los cómputos máximos no resulten efectivamente utilizados.</w:t>
        </w:r>
      </w:ins>
    </w:p>
    <w:p w14:paraId="31D358B6" w14:textId="77777777" w:rsidR="001831EF" w:rsidRDefault="00000000">
      <w:pPr>
        <w:spacing w:after="0" w:line="259" w:lineRule="auto"/>
        <w:ind w:left="0" w:right="0" w:firstLine="0"/>
        <w:jc w:val="left"/>
      </w:pPr>
      <w:r>
        <w:t xml:space="preserve"> </w:t>
      </w:r>
    </w:p>
    <w:p w14:paraId="6120AEBD" w14:textId="70BE8FC7" w:rsidR="001831EF" w:rsidRDefault="00000000">
      <w:pPr>
        <w:ind w:left="-5" w:right="0"/>
      </w:pPr>
      <w:r>
        <w:rPr>
          <w:b/>
          <w:bCs/>
        </w:rPr>
        <w:t xml:space="preserve">ARTÍCULO </w:t>
      </w:r>
      <w:del w:id="419" w:author="HDO" w:date="2026-08-11T11:59:00Z" w16du:dateUtc="2026-08-11T14:59:00Z">
        <w:r>
          <w:rPr>
            <w:b/>
            <w:bCs/>
          </w:rPr>
          <w:delText>37</w:delText>
        </w:r>
      </w:del>
      <w:ins w:id="420" w:author="HDO" w:date="2026-08-11T11:59:00Z" w16du:dateUtc="2026-08-11T14:59:00Z">
        <w:r>
          <w:rPr>
            <w:b/>
            <w:bCs/>
          </w:rPr>
          <w:t>39</w:t>
        </w:r>
      </w:ins>
      <w:r>
        <w:rPr>
          <w:b/>
          <w:bCs/>
        </w:rPr>
        <w:t>.-</w:t>
      </w:r>
      <w:r>
        <w:t xml:space="preserve"> Funciones y facultades de la Autoridad de Aplicación. Adicionalmente a las facultades y funciones previstas en el artículo 5° de la presente ley, serán funciones de la autoridad durante el período de transición las siguientes: </w:t>
      </w:r>
    </w:p>
    <w:p w14:paraId="3DDC6F3D" w14:textId="77777777" w:rsidR="001831EF" w:rsidRDefault="00000000">
      <w:pPr>
        <w:spacing w:after="0" w:line="259" w:lineRule="auto"/>
        <w:ind w:left="0" w:right="0" w:firstLine="0"/>
        <w:jc w:val="left"/>
      </w:pPr>
      <w:r>
        <w:t xml:space="preserve"> </w:t>
      </w:r>
    </w:p>
    <w:p w14:paraId="4CA44430" w14:textId="599ECB90" w:rsidR="001831EF" w:rsidRDefault="00000000">
      <w:pPr>
        <w:numPr>
          <w:ilvl w:val="0"/>
          <w:numId w:val="13"/>
        </w:numPr>
        <w:ind w:right="0" w:hanging="10"/>
      </w:pPr>
      <w:r>
        <w:t xml:space="preserve">Evaluar la evolución del mercado de biodiesel y/o sus materias primas, y desarrollar todas las acciones necesarias para una transición gradual, ordenada y previsible hacia los objetivos fijados en el artículo </w:t>
      </w:r>
      <w:del w:id="421" w:author="HDO" w:date="2026-08-11T11:59:00Z" w16du:dateUtc="2026-08-11T14:59:00Z">
        <w:r>
          <w:delText>2º</w:delText>
        </w:r>
      </w:del>
      <w:ins w:id="422" w:author="HDO" w:date="2026-08-11T11:59:00Z" w16du:dateUtc="2026-08-11T14:59:00Z">
        <w:r>
          <w:t>3º</w:t>
        </w:r>
      </w:ins>
      <w:r>
        <w:t xml:space="preserve"> de la presente norma; </w:t>
      </w:r>
    </w:p>
    <w:p w14:paraId="54D8B4C9" w14:textId="77777777" w:rsidR="001831EF" w:rsidRDefault="00000000">
      <w:pPr>
        <w:spacing w:after="0" w:line="259" w:lineRule="auto"/>
        <w:ind w:left="0" w:right="0" w:firstLine="0"/>
        <w:jc w:val="left"/>
      </w:pPr>
      <w:r>
        <w:t xml:space="preserve"> </w:t>
      </w:r>
    </w:p>
    <w:p w14:paraId="189C6A93" w14:textId="76C49118" w:rsidR="001831EF" w:rsidRDefault="00000000">
      <w:pPr>
        <w:numPr>
          <w:ilvl w:val="0"/>
          <w:numId w:val="13"/>
        </w:numPr>
        <w:ind w:right="0" w:hanging="10"/>
      </w:pPr>
      <w:r>
        <w:t>Solicitar,</w:t>
      </w:r>
      <w:ins w:id="423" w:author="Hilarion Del Olmo" w:date="2026-08-17T01:32:00Z" w16du:dateUtc="2026-08-17T04:32:00Z">
        <w:r w:rsidR="00EB5DE2">
          <w:t xml:space="preserve"> mensualmente y</w:t>
        </w:r>
      </w:ins>
      <w:r>
        <w:t xml:space="preserve"> con carácter de declaración jurada</w:t>
      </w:r>
      <w:ins w:id="424" w:author="Hilarion Del Olmo" w:date="2026-08-17T01:32:00Z" w16du:dateUtc="2026-08-17T04:32:00Z">
        <w:r w:rsidR="00EB5DE2">
          <w:t xml:space="preserve"> </w:t>
        </w:r>
      </w:ins>
      <w:del w:id="425" w:author="Hilarion Del Olmo" w:date="2026-08-17T01:32:00Z" w16du:dateUtc="2026-08-17T04:32:00Z">
        <w:r w:rsidDel="00EB5DE2">
          <w:delText xml:space="preserve"> y con la periodicidad que considere necesaria, </w:delText>
        </w:r>
      </w:del>
      <w:r>
        <w:t xml:space="preserve">las estimaciones de demanda de biodiesel previstas por las compañías mezcladoras y/o importadoras de combustibles fósiles, a los efectos de llevar a cabo la asignación del biocombustible necesario para el cumplimiento de los porcentajes de mezcla obligatoria con gasoil; </w:t>
      </w:r>
    </w:p>
    <w:p w14:paraId="43B13DED" w14:textId="77777777" w:rsidR="001831EF" w:rsidRDefault="00000000">
      <w:pPr>
        <w:spacing w:after="0" w:line="259" w:lineRule="auto"/>
        <w:ind w:left="0" w:right="0" w:firstLine="0"/>
        <w:jc w:val="left"/>
      </w:pPr>
      <w:r>
        <w:t xml:space="preserve"> </w:t>
      </w:r>
    </w:p>
    <w:p w14:paraId="01A1939B" w14:textId="3BF44055" w:rsidR="001831EF" w:rsidRDefault="00000000">
      <w:pPr>
        <w:numPr>
          <w:ilvl w:val="0"/>
          <w:numId w:val="13"/>
        </w:numPr>
        <w:ind w:right="0" w:hanging="10"/>
      </w:pPr>
      <w:r>
        <w:t xml:space="preserve">Determinar los volúmenes de biocombustibles para el abastecimiento de la mezcla obligatoria con gasoil y garantizar su cumplimiento, de acuerdo con las condiciones de vigencia y los términos establecidos en el artículo </w:t>
      </w:r>
      <w:del w:id="426" w:author="HDO" w:date="2026-08-11T11:59:00Z" w16du:dateUtc="2026-08-11T14:59:00Z">
        <w:r>
          <w:delText>38</w:delText>
        </w:r>
      </w:del>
      <w:ins w:id="427" w:author="HDO" w:date="2026-08-11T11:59:00Z" w16du:dateUtc="2026-08-11T14:59:00Z">
        <w:r>
          <w:t>40</w:t>
        </w:r>
      </w:ins>
      <w:r>
        <w:t xml:space="preserve">; </w:t>
      </w:r>
    </w:p>
    <w:p w14:paraId="2EA84101" w14:textId="77777777" w:rsidR="001831EF" w:rsidRDefault="00000000">
      <w:pPr>
        <w:spacing w:after="0" w:line="259" w:lineRule="auto"/>
        <w:ind w:left="0" w:right="0" w:firstLine="0"/>
        <w:jc w:val="left"/>
      </w:pPr>
      <w:r>
        <w:t xml:space="preserve"> </w:t>
      </w:r>
    </w:p>
    <w:p w14:paraId="07D296D7" w14:textId="2454E1BC" w:rsidR="001831EF" w:rsidRDefault="00000000">
      <w:pPr>
        <w:numPr>
          <w:ilvl w:val="0"/>
          <w:numId w:val="13"/>
        </w:numPr>
        <w:ind w:right="0" w:hanging="10"/>
      </w:pPr>
      <w:r>
        <w:t xml:space="preserve">Fiscalizar la efectiva entrega de los volúmenes asignados según lo dispuesto en el artículo </w:t>
      </w:r>
      <w:del w:id="428" w:author="HDO" w:date="2026-08-11T11:59:00Z" w16du:dateUtc="2026-08-11T14:59:00Z">
        <w:r>
          <w:delText>38</w:delText>
        </w:r>
      </w:del>
      <w:ins w:id="429" w:author="HDO" w:date="2026-08-11T11:59:00Z" w16du:dateUtc="2026-08-11T14:59:00Z">
        <w:r>
          <w:t>40</w:t>
        </w:r>
      </w:ins>
      <w:r>
        <w:t xml:space="preserve">. </w:t>
      </w:r>
    </w:p>
    <w:p w14:paraId="34F15C0F" w14:textId="77777777" w:rsidR="001831EF" w:rsidRDefault="001831EF">
      <w:pPr>
        <w:pStyle w:val="ListParagraph"/>
      </w:pPr>
    </w:p>
    <w:p w14:paraId="2A657225" w14:textId="77777777" w:rsidR="00FF03C1" w:rsidRDefault="00000000" w:rsidP="00FF03C1">
      <w:pPr>
        <w:numPr>
          <w:ilvl w:val="0"/>
          <w:numId w:val="13"/>
        </w:numPr>
        <w:ind w:right="0" w:hanging="10"/>
        <w:rPr>
          <w:ins w:id="430" w:author="HDO" w:date="2026-08-11T11:59:00Z" w16du:dateUtc="2026-08-11T14:59:00Z"/>
          <w:lang w:val="es-ES"/>
        </w:rPr>
      </w:pPr>
      <w:ins w:id="431" w:author="HDO" w:date="2026-08-11T11:59:00Z" w16du:dateUtc="2026-08-11T14:59:00Z">
        <w:r>
          <w:rPr>
            <w:color w:val="313134"/>
          </w:rPr>
          <w:t>Garantizar condiciones objetivas</w:t>
        </w:r>
        <w:r>
          <w:rPr>
            <w:color w:val="565757"/>
          </w:rPr>
          <w:t xml:space="preserve">, </w:t>
        </w:r>
        <w:r>
          <w:rPr>
            <w:color w:val="313134"/>
          </w:rPr>
          <w:t>transparentes,</w:t>
        </w:r>
        <w:r>
          <w:rPr>
            <w:color w:val="313134"/>
            <w:spacing w:val="-1"/>
          </w:rPr>
          <w:t xml:space="preserve"> </w:t>
        </w:r>
        <w:r>
          <w:rPr>
            <w:color w:val="313134"/>
          </w:rPr>
          <w:t>equitativas y</w:t>
        </w:r>
        <w:r>
          <w:rPr>
            <w:color w:val="313134"/>
            <w:spacing w:val="-1"/>
          </w:rPr>
          <w:t xml:space="preserve"> </w:t>
        </w:r>
        <w:r>
          <w:rPr>
            <w:color w:val="313134"/>
          </w:rPr>
          <w:t>no</w:t>
        </w:r>
        <w:r>
          <w:rPr>
            <w:color w:val="313134"/>
            <w:spacing w:val="-3"/>
          </w:rPr>
          <w:t xml:space="preserve"> </w:t>
        </w:r>
        <w:r>
          <w:rPr>
            <w:color w:val="313134"/>
          </w:rPr>
          <w:t>discriminatorias</w:t>
        </w:r>
        <w:r>
          <w:rPr>
            <w:color w:val="313134"/>
            <w:spacing w:val="-11"/>
          </w:rPr>
          <w:t xml:space="preserve"> </w:t>
        </w:r>
        <w:r>
          <w:rPr>
            <w:color w:val="313134"/>
          </w:rPr>
          <w:t>de</w:t>
        </w:r>
        <w:r>
          <w:rPr>
            <w:color w:val="313134"/>
            <w:spacing w:val="-7"/>
          </w:rPr>
          <w:t xml:space="preserve"> </w:t>
        </w:r>
        <w:r>
          <w:rPr>
            <w:color w:val="313134"/>
          </w:rPr>
          <w:t>oferta y</w:t>
        </w:r>
        <w:r>
          <w:rPr>
            <w:color w:val="313134"/>
            <w:spacing w:val="-1"/>
          </w:rPr>
          <w:t xml:space="preserve"> </w:t>
        </w:r>
        <w:r>
          <w:rPr>
            <w:color w:val="313134"/>
          </w:rPr>
          <w:t>comercialización</w:t>
        </w:r>
        <w:r>
          <w:rPr>
            <w:lang w:val="es-ES"/>
          </w:rPr>
          <w:t>.</w:t>
        </w:r>
      </w:ins>
    </w:p>
    <w:p w14:paraId="10D8CA9A" w14:textId="77777777" w:rsidR="00FF03C1" w:rsidRDefault="00FF03C1" w:rsidP="00E61114">
      <w:pPr>
        <w:pStyle w:val="ListParagraph"/>
        <w:rPr>
          <w:ins w:id="432" w:author="HDO" w:date="2026-08-11T11:59:00Z" w16du:dateUtc="2026-08-11T14:59:00Z"/>
          <w:lang w:val="es-ES"/>
        </w:rPr>
      </w:pPr>
    </w:p>
    <w:p w14:paraId="67E126E9" w14:textId="77777777" w:rsidR="00FF03C1" w:rsidRDefault="00FF03C1" w:rsidP="00FF03C1">
      <w:pPr>
        <w:ind w:right="0" w:firstLine="0"/>
        <w:rPr>
          <w:ins w:id="433" w:author="HDO" w:date="2026-08-11T11:59:00Z" w16du:dateUtc="2026-08-11T14:59:00Z"/>
          <w:lang w:val="es-ES"/>
        </w:rPr>
      </w:pPr>
      <w:ins w:id="434" w:author="HDO" w:date="2026-08-11T11:59:00Z" w16du:dateUtc="2026-08-11T14:59:00Z">
        <w:r>
          <w:rPr>
            <w:lang w:val="es-ES"/>
          </w:rPr>
          <w:t>La Autoridad de Aplicación deberá requerir información económica, contractual y comercial a los sujetos alcanzados por el presente artículo, dictar normas complementarias de transparencia y trazabilidad comercial, e intervenir preventivamente cuando existan indicios razonables de afectación a la competencia o al abastecimiento.</w:t>
        </w:r>
      </w:ins>
    </w:p>
    <w:p w14:paraId="439E9A3D" w14:textId="77777777" w:rsidR="00FF03C1" w:rsidRDefault="00FF03C1" w:rsidP="00FF03C1">
      <w:pPr>
        <w:ind w:right="0"/>
        <w:rPr>
          <w:ins w:id="435" w:author="HDO" w:date="2026-08-11T11:59:00Z" w16du:dateUtc="2026-08-11T14:59:00Z"/>
          <w:lang w:val="es-ES"/>
        </w:rPr>
      </w:pPr>
    </w:p>
    <w:p w14:paraId="368FF35F" w14:textId="77777777" w:rsidR="00FF03C1" w:rsidRDefault="00FF03C1" w:rsidP="00FF03C1">
      <w:pPr>
        <w:ind w:right="0"/>
        <w:rPr>
          <w:ins w:id="436" w:author="HDO" w:date="2026-08-11T11:59:00Z" w16du:dateUtc="2026-08-11T14:59:00Z"/>
          <w:lang w:val="es-ES"/>
        </w:rPr>
      </w:pPr>
      <w:ins w:id="437" w:author="HDO" w:date="2026-08-11T11:59:00Z" w16du:dateUtc="2026-08-11T14:59:00Z">
        <w:r>
          <w:rPr>
            <w:lang w:val="es-ES"/>
          </w:rPr>
          <w:t>Las disposiciones del presente artículo serán aplicadas e interpretadas de manera complementaria con la Ley Nº 27.442 de Defensa de la Competencia.</w:t>
        </w:r>
      </w:ins>
    </w:p>
    <w:p w14:paraId="636899F4" w14:textId="77777777" w:rsidR="00FF03C1" w:rsidRPr="000B148F" w:rsidRDefault="00FF03C1" w:rsidP="00E61114">
      <w:pPr>
        <w:ind w:left="0" w:firstLine="0"/>
        <w:rPr>
          <w:ins w:id="438" w:author="HDO" w:date="2026-08-11T11:59:00Z" w16du:dateUtc="2026-08-11T14:59:00Z"/>
          <w:lang w:val="es-ES"/>
        </w:rPr>
      </w:pPr>
    </w:p>
    <w:p w14:paraId="3EE704BA" w14:textId="77777777" w:rsidR="00991FC1" w:rsidRDefault="00FF03C1" w:rsidP="00FF03C1">
      <w:pPr>
        <w:numPr>
          <w:ilvl w:val="0"/>
          <w:numId w:val="13"/>
        </w:numPr>
        <w:ind w:right="0" w:hanging="10"/>
        <w:rPr>
          <w:ins w:id="439" w:author="HDO" w:date="2026-08-11T11:59:00Z" w16du:dateUtc="2026-08-11T14:59:00Z"/>
          <w:lang w:val="es-ES"/>
        </w:rPr>
      </w:pPr>
      <w:ins w:id="440" w:author="HDO" w:date="2026-08-11T11:59:00Z" w16du:dateUtc="2026-08-11T14:59:00Z">
        <w:r>
          <w:rPr>
            <w:lang w:val="es-ES"/>
          </w:rPr>
          <w:t xml:space="preserve">SEIS (6) meses antes de la finalización del Período de Transición, la Autoridad de Aplicación deberá elaborar y publicar un informe de evaluación del mercado, de carácter público, que será remitido al Honorable Congreso de la Nación. </w:t>
        </w:r>
      </w:ins>
    </w:p>
    <w:p w14:paraId="3FAD1A4E" w14:textId="77777777" w:rsidR="00991FC1" w:rsidRDefault="00991FC1" w:rsidP="00991FC1">
      <w:pPr>
        <w:ind w:right="0" w:firstLine="0"/>
        <w:rPr>
          <w:ins w:id="441" w:author="HDO" w:date="2026-08-11T11:59:00Z" w16du:dateUtc="2026-08-11T14:59:00Z"/>
          <w:lang w:val="es-ES"/>
        </w:rPr>
      </w:pPr>
    </w:p>
    <w:p w14:paraId="6ED6E7CB" w14:textId="77777777" w:rsidR="00FF03C1" w:rsidRPr="000B148F" w:rsidRDefault="00991FC1" w:rsidP="00E61114">
      <w:pPr>
        <w:ind w:right="0" w:firstLine="0"/>
        <w:rPr>
          <w:ins w:id="442" w:author="HDO" w:date="2026-08-11T11:59:00Z" w16du:dateUtc="2026-08-11T14:59:00Z"/>
          <w:lang w:val="es-ES"/>
        </w:rPr>
      </w:pPr>
      <w:ins w:id="443" w:author="HDO" w:date="2026-08-11T11:59:00Z" w16du:dateUtc="2026-08-11T14:59:00Z">
        <w:r>
          <w:t>Los resguardos del Período de Transición se prorrogarán de pleno derecho, por única vez y por un plazo de TREINTA Y SEIS (36) meses, cuando el informe previsto en el párrafo precedente verifique la concurrencia de al menos DOS (2) de los siguientes umbrales:</w:t>
        </w:r>
      </w:ins>
    </w:p>
    <w:p w14:paraId="45873F32" w14:textId="77777777" w:rsidR="00991FC1" w:rsidRPr="00991FC1" w:rsidRDefault="00991FC1" w:rsidP="00E61114">
      <w:pPr>
        <w:ind w:right="0" w:firstLine="0"/>
        <w:rPr>
          <w:ins w:id="444" w:author="HDO" w:date="2026-08-11T11:59:00Z" w16du:dateUtc="2026-08-11T14:59:00Z"/>
          <w:lang w:val="es-ES"/>
        </w:rPr>
      </w:pPr>
    </w:p>
    <w:p w14:paraId="709042F1" w14:textId="77777777" w:rsidR="00FF03C1" w:rsidRPr="00FF03C1" w:rsidRDefault="00FF03C1" w:rsidP="00E61114">
      <w:pPr>
        <w:pStyle w:val="ListParagraph"/>
        <w:numPr>
          <w:ilvl w:val="0"/>
          <w:numId w:val="20"/>
        </w:numPr>
        <w:ind w:left="0" w:right="0" w:firstLine="1134"/>
        <w:rPr>
          <w:ins w:id="445" w:author="HDO" w:date="2026-08-11T11:59:00Z" w16du:dateUtc="2026-08-11T14:59:00Z"/>
          <w:lang w:val="es-ES"/>
        </w:rPr>
      </w:pPr>
      <w:ins w:id="446" w:author="HDO" w:date="2026-08-11T11:59:00Z" w16du:dateUtc="2026-08-11T14:59:00Z">
        <w:r>
          <w:rPr>
            <w:lang w:val="es-ES"/>
          </w:rPr>
          <w:t xml:space="preserve">menos de OCHO (8) empresas elaboradoras no integradas independientes, sin vinculación de grupo económico entre sí, con adjudicaciones efectivas en los DOCE (12) meses previos; </w:t>
        </w:r>
      </w:ins>
    </w:p>
    <w:p w14:paraId="69651953" w14:textId="77777777" w:rsidR="00FF03C1" w:rsidRDefault="00FF03C1" w:rsidP="00E61114">
      <w:pPr>
        <w:pStyle w:val="ListParagraph"/>
        <w:ind w:left="0" w:firstLine="1134"/>
        <w:rPr>
          <w:ins w:id="447" w:author="HDO" w:date="2026-08-11T11:59:00Z" w16du:dateUtc="2026-08-11T14:59:00Z"/>
          <w:lang w:val="es-ES"/>
        </w:rPr>
      </w:pPr>
    </w:p>
    <w:p w14:paraId="66897611" w14:textId="77777777" w:rsidR="00FF03C1" w:rsidRDefault="00FF03C1" w:rsidP="00E61114">
      <w:pPr>
        <w:pStyle w:val="ListParagraph"/>
        <w:numPr>
          <w:ilvl w:val="0"/>
          <w:numId w:val="20"/>
        </w:numPr>
        <w:ind w:left="0" w:right="0" w:firstLine="1134"/>
        <w:rPr>
          <w:ins w:id="448" w:author="HDO" w:date="2026-08-11T11:59:00Z" w16du:dateUtc="2026-08-11T14:59:00Z"/>
          <w:lang w:val="es-ES"/>
        </w:rPr>
      </w:pPr>
      <w:ins w:id="449" w:author="HDO" w:date="2026-08-11T11:59:00Z" w16du:dateUtc="2026-08-11T14:59:00Z">
        <w:r>
          <w:rPr>
            <w:lang w:val="es-ES"/>
          </w:rPr>
          <w:t xml:space="preserve">un mezclador o grupo económico con participación superior al CINCUENTA POR CIENTO (50%) de las compras destinadas al cumplimiento de la mezcla obligatoria en los DOCE (12) meses previos; </w:t>
        </w:r>
      </w:ins>
    </w:p>
    <w:p w14:paraId="4283601D" w14:textId="77777777" w:rsidR="00FF03C1" w:rsidRPr="00FF03C1" w:rsidRDefault="00FF03C1" w:rsidP="00E61114">
      <w:pPr>
        <w:pStyle w:val="ListParagraph"/>
        <w:ind w:left="0" w:right="0" w:firstLine="1134"/>
        <w:rPr>
          <w:ins w:id="450" w:author="HDO" w:date="2026-08-11T11:59:00Z" w16du:dateUtc="2026-08-11T14:59:00Z"/>
          <w:lang w:val="es-ES"/>
        </w:rPr>
      </w:pPr>
    </w:p>
    <w:p w14:paraId="450B0EA1" w14:textId="77777777" w:rsidR="00E64EF0" w:rsidRPr="009C3ABE" w:rsidRDefault="00E64EF0" w:rsidP="00E61114">
      <w:pPr>
        <w:pStyle w:val="ListParagraph"/>
        <w:numPr>
          <w:ilvl w:val="0"/>
          <w:numId w:val="20"/>
        </w:numPr>
        <w:ind w:left="0" w:right="0" w:firstLine="1134"/>
        <w:rPr>
          <w:ins w:id="451" w:author="HDO" w:date="2026-08-11T11:59:00Z" w16du:dateUtc="2026-08-11T14:59:00Z"/>
          <w:lang w:val="es-ES"/>
        </w:rPr>
      </w:pPr>
      <w:ins w:id="452" w:author="HDO" w:date="2026-08-11T11:59:00Z" w16du:dateUtc="2026-08-11T14:59:00Z">
        <w:r>
          <w:t xml:space="preserve">que no se encuentre verificado el acceso competitivo de las Empresas No Integradas al aceite crudo de soja a granel. </w:t>
        </w:r>
      </w:ins>
    </w:p>
    <w:p w14:paraId="29BFFAA2" w14:textId="77777777" w:rsidR="009C3ABE" w:rsidRPr="009C3ABE" w:rsidRDefault="009C3ABE" w:rsidP="00E61114">
      <w:pPr>
        <w:pStyle w:val="ListParagraph"/>
        <w:ind w:left="0" w:firstLine="1134"/>
        <w:rPr>
          <w:ins w:id="453" w:author="HDO" w:date="2026-08-11T11:59:00Z" w16du:dateUtc="2026-08-11T14:59:00Z"/>
          <w:lang w:val="es-ES"/>
        </w:rPr>
      </w:pPr>
    </w:p>
    <w:p w14:paraId="07D22225" w14:textId="5C4F8C11" w:rsidR="009C3ABE" w:rsidRDefault="009C3ABE" w:rsidP="00E61114">
      <w:pPr>
        <w:pStyle w:val="ListParagraph"/>
        <w:ind w:left="0" w:right="0" w:firstLine="1134"/>
        <w:rPr>
          <w:ins w:id="454" w:author="HDO" w:date="2026-08-11T11:59:00Z" w16du:dateUtc="2026-08-11T14:59:00Z"/>
        </w:rPr>
      </w:pPr>
      <w:ins w:id="455" w:author="HDO" w:date="2026-08-11T11:59:00Z" w16du:dateUtc="2026-08-11T14:59:00Z">
        <w:r>
          <w:t>Se considerará no verificado este indicador cuando, en al menos CUATRO (4) de los DOCE (12) meses completos inmediatamente anteriores al mes de emisión del informe, el precio promedio mensual ponderado por volumen efectivamente pagado por las Empresas No Integradas por el aceite crudo de soja a granel haya superado el promedio mensual ponderado de los Valores FAS Teóricos oficiales aplicables a las respectivas operaciones, determinado conforme las reglas establecidas en el párrafo siguiente.</w:t>
        </w:r>
      </w:ins>
    </w:p>
    <w:p w14:paraId="2374A415" w14:textId="77777777" w:rsidR="009C3ABE" w:rsidRPr="00E64EF0" w:rsidRDefault="009C3ABE" w:rsidP="00E61114">
      <w:pPr>
        <w:pStyle w:val="ListParagraph"/>
        <w:ind w:left="0" w:right="0" w:firstLine="1134"/>
        <w:rPr>
          <w:ins w:id="456" w:author="HDO" w:date="2026-08-11T11:59:00Z" w16du:dateUtc="2026-08-11T14:59:00Z"/>
        </w:rPr>
      </w:pPr>
    </w:p>
    <w:p w14:paraId="4CC78DC6" w14:textId="77777777" w:rsidR="009C3ABE" w:rsidRDefault="009C3ABE" w:rsidP="00E61114">
      <w:pPr>
        <w:pStyle w:val="ListParagraph"/>
        <w:ind w:left="0" w:firstLine="1134"/>
        <w:rPr>
          <w:ins w:id="457" w:author="HDO" w:date="2026-08-11T11:59:00Z" w16du:dateUtc="2026-08-11T14:59:00Z"/>
          <w:lang w:val="en-AR"/>
        </w:rPr>
      </w:pPr>
      <w:ins w:id="458" w:author="HDO" w:date="2026-08-11T11:59:00Z" w16du:dateUtc="2026-08-11T14:59:00Z">
        <w:r w:rsidRPr="00E61114">
          <w:rPr>
            <w:lang w:val="en-AR"/>
          </w:rPr>
          <w:t xml:space="preserve">A los efectos de la verificación del indicador previsto en el apartado iii), para cada operación a precio fijo se utilizará el Valor FAS Teórico del aceite crudo de soja a granel correspondiente a la posición del mes calendario de entrega, publicado al cierre del día de concertación de la operación por la autoridad nacional competente en materia de mercados agroalimentarios, o por el organismo que en el futuro la sustituya. </w:t>
        </w:r>
      </w:ins>
    </w:p>
    <w:p w14:paraId="1E96BE19" w14:textId="77777777" w:rsidR="009C3ABE" w:rsidRDefault="009C3ABE" w:rsidP="00E61114">
      <w:pPr>
        <w:pStyle w:val="ListParagraph"/>
        <w:ind w:left="0" w:firstLine="1134"/>
        <w:rPr>
          <w:ins w:id="459" w:author="HDO" w:date="2026-08-11T11:59:00Z" w16du:dateUtc="2026-08-11T14:59:00Z"/>
          <w:lang w:val="en-AR"/>
        </w:rPr>
      </w:pPr>
    </w:p>
    <w:p w14:paraId="18077E68" w14:textId="77777777" w:rsidR="009C3ABE" w:rsidRDefault="009C3ABE" w:rsidP="00E61114">
      <w:pPr>
        <w:pStyle w:val="ListParagraph"/>
        <w:ind w:left="0" w:firstLine="1134"/>
        <w:rPr>
          <w:ins w:id="460" w:author="HDO" w:date="2026-08-11T11:59:00Z" w16du:dateUtc="2026-08-11T14:59:00Z"/>
          <w:lang w:val="en-AR"/>
        </w:rPr>
      </w:pPr>
      <w:ins w:id="461" w:author="HDO" w:date="2026-08-11T11:59:00Z" w16du:dateUtc="2026-08-11T14:59:00Z">
        <w:r w:rsidRPr="00E61114">
          <w:rPr>
            <w:lang w:val="en-AR"/>
          </w:rPr>
          <w:t>Cuando una misma operación comprenda entregas correspondientes a más de un mes calendario, los volúmenes y valores serán considerados separadamente para cada mes de entrega.</w:t>
        </w:r>
      </w:ins>
    </w:p>
    <w:p w14:paraId="72890D88" w14:textId="77777777" w:rsidR="009C3ABE" w:rsidRPr="00E64EF0" w:rsidRDefault="009C3ABE" w:rsidP="00E61114">
      <w:pPr>
        <w:pStyle w:val="ListParagraph"/>
        <w:ind w:left="0" w:firstLine="1134"/>
        <w:rPr>
          <w:ins w:id="462" w:author="HDO" w:date="2026-08-11T11:59:00Z" w16du:dateUtc="2026-08-11T14:59:00Z"/>
          <w:lang w:val="en-AR"/>
        </w:rPr>
      </w:pPr>
    </w:p>
    <w:p w14:paraId="0ED90BA0" w14:textId="77777777" w:rsidR="009C3ABE" w:rsidRDefault="009C3ABE" w:rsidP="00E61114">
      <w:pPr>
        <w:pStyle w:val="ListParagraph"/>
        <w:ind w:left="0" w:firstLine="1134"/>
        <w:rPr>
          <w:ins w:id="463" w:author="HDO" w:date="2026-08-11T11:59:00Z" w16du:dateUtc="2026-08-11T14:59:00Z"/>
          <w:lang w:val="en-AR"/>
        </w:rPr>
      </w:pPr>
      <w:ins w:id="464" w:author="HDO" w:date="2026-08-11T11:59:00Z" w16du:dateUtc="2026-08-11T14:59:00Z">
        <w:r w:rsidRPr="00E61114">
          <w:rPr>
            <w:lang w:val="en-AR"/>
          </w:rPr>
          <w:t>Los precios efectivamente pagados y los Valores FAS Teóricos aplicables serán comparados sobre bases equivalentes de calidad, lugar y modalidad de entrega, plazo de pago, financiamiento, tratamiento tributario y demás condiciones comerciales objetivamente verificables. La reglamentación establecerá la metodología de homogeneización y ponderación, sin alterar el indicador oficial adoptado por la presente ley.</w:t>
        </w:r>
      </w:ins>
    </w:p>
    <w:p w14:paraId="379FBE49" w14:textId="77777777" w:rsidR="009C3ABE" w:rsidRPr="00E64EF0" w:rsidRDefault="009C3ABE" w:rsidP="00E61114">
      <w:pPr>
        <w:pStyle w:val="ListParagraph"/>
        <w:ind w:left="0" w:firstLine="1134"/>
        <w:rPr>
          <w:ins w:id="465" w:author="HDO" w:date="2026-08-11T11:59:00Z" w16du:dateUtc="2026-08-11T14:59:00Z"/>
          <w:lang w:val="en-AR"/>
        </w:rPr>
      </w:pPr>
    </w:p>
    <w:p w14:paraId="445524CA" w14:textId="6764AF81" w:rsidR="000E7720" w:rsidRDefault="009C3ABE" w:rsidP="00E61114">
      <w:pPr>
        <w:pStyle w:val="ListParagraph"/>
        <w:ind w:left="0" w:firstLine="1134"/>
        <w:rPr>
          <w:ins w:id="466" w:author="HDO" w:date="2026-08-11T11:59:00Z" w16du:dateUtc="2026-08-11T14:59:00Z"/>
          <w:lang w:val="en-AR"/>
        </w:rPr>
      </w:pPr>
      <w:ins w:id="467" w:author="HDO" w:date="2026-08-11T11:59:00Z" w16du:dateUtc="2026-08-11T14:59:00Z">
        <w:r w:rsidRPr="00E61114">
          <w:rPr>
            <w:lang w:val="en-AR"/>
          </w:rPr>
          <w:t>La falta de cumplimiento de este indicador tendrá efectos exclusivamente a los fines de evaluar la subsistencia de las condiciones estructurales que justifican los resguardos del Período de Transición y no constituirá, por sí sola, una infracción al artículo 20, sin perjuicio de su consideración como elemento de prueba en las actuaciones que correspondan.</w:t>
        </w:r>
      </w:ins>
    </w:p>
    <w:p w14:paraId="16790DB0" w14:textId="77777777" w:rsidR="000E7720" w:rsidRDefault="000E7720" w:rsidP="00E61114">
      <w:pPr>
        <w:pStyle w:val="ListParagraph"/>
        <w:ind w:left="0" w:firstLine="1134"/>
        <w:rPr>
          <w:ins w:id="468" w:author="HDO" w:date="2026-08-11T11:59:00Z" w16du:dateUtc="2026-08-11T14:59:00Z"/>
          <w:lang w:val="en-AR"/>
        </w:rPr>
      </w:pPr>
    </w:p>
    <w:p w14:paraId="306BDA76" w14:textId="520F3B00" w:rsidR="009C3ABE" w:rsidRPr="000E7720" w:rsidRDefault="000E7720" w:rsidP="00E61114">
      <w:pPr>
        <w:pStyle w:val="ListParagraph"/>
        <w:numPr>
          <w:ilvl w:val="0"/>
          <w:numId w:val="20"/>
        </w:numPr>
        <w:ind w:left="0" w:right="0" w:firstLine="1134"/>
        <w:rPr>
          <w:ins w:id="469" w:author="HDO" w:date="2026-08-11T11:59:00Z" w16du:dateUtc="2026-08-11T14:59:00Z"/>
          <w:lang w:val="es-ES"/>
        </w:rPr>
      </w:pPr>
      <w:ins w:id="470" w:author="HDO" w:date="2026-08-11T11:59:00Z" w16du:dateUtc="2026-08-11T14:59:00Z">
        <w:r>
          <w:rPr>
            <w:lang w:val="es-ES"/>
          </w:rPr>
          <w:t xml:space="preserve">utilización promedio de la capacidad instalada registrada de las Empresas No Integradas inferior al CINCUENTA POR CIENTO (50%) en los DOCE (12) meses previos. </w:t>
        </w:r>
      </w:ins>
    </w:p>
    <w:p w14:paraId="34A8B982" w14:textId="77777777" w:rsidR="009C3ABE" w:rsidRPr="00FF03C1" w:rsidRDefault="009C3ABE" w:rsidP="00E61114">
      <w:pPr>
        <w:ind w:left="0" w:right="0" w:firstLine="1134"/>
        <w:rPr>
          <w:ins w:id="471" w:author="HDO" w:date="2026-08-11T11:59:00Z" w16du:dateUtc="2026-08-11T14:59:00Z"/>
          <w:lang w:val="es-ES"/>
        </w:rPr>
      </w:pPr>
    </w:p>
    <w:p w14:paraId="6099C3FA" w14:textId="321870EE" w:rsidR="009C3ABE" w:rsidRPr="00E61114" w:rsidRDefault="000E7720" w:rsidP="00E61114">
      <w:pPr>
        <w:pStyle w:val="ListParagraph"/>
        <w:numPr>
          <w:ilvl w:val="0"/>
          <w:numId w:val="20"/>
        </w:numPr>
        <w:ind w:left="0" w:right="0" w:firstLine="1134"/>
        <w:rPr>
          <w:ins w:id="472" w:author="HDO" w:date="2026-08-11T11:59:00Z" w16du:dateUtc="2026-08-11T14:59:00Z"/>
          <w:lang w:val="es-ES"/>
        </w:rPr>
      </w:pPr>
      <w:ins w:id="473" w:author="HDO" w:date="2026-08-11T11:59:00Z" w16du:dateUtc="2026-08-11T14:59:00Z">
        <w:r>
          <w:t>Q</w:t>
        </w:r>
        <w:r w:rsidRPr="000E7720">
          <w:t>ue, durante los DOCE (12) meses completos inmediatamente anteriores a la emisión del informe, no se encuentre acreditada la existencia de un mecanismo abierto, transparente y no discriminatorio que permita a las Empresas No Integradas que cumplan los requisitos objetivos exigibles de calidad, sustentabilidad, trazabilidad, documentación y cumplimiento acceder, directamente o mediante un mecanismo colectivo de comercialización, a la exportación de biodiésel a la UNIÓN EUROPEA en condiciones equivalentes y no menos favorables que las aplicables a los productores exportadores argentinos comprendidos en los compromisos de precios y volúmenes aceptados por la Comisión Europea mediante la Decisión de Ejecución (UE) 2019/245, sus modificatorias o el régimen que en el futuro la sustituya, incluida la posibilidad de exportar dentro del cupo anual exento de derechos compensatorios, con sujeción al mismo precio mínimo de importación, a requisitos equivalentes de certificación y documentación y a criterios objetivos y no discriminatorios de asignación de volúmenes;</w:t>
        </w:r>
      </w:ins>
    </w:p>
    <w:p w14:paraId="6E122B7C" w14:textId="77777777" w:rsidR="000E7720" w:rsidRDefault="000E7720" w:rsidP="00E61114">
      <w:pPr>
        <w:pStyle w:val="ListParagraph"/>
        <w:ind w:left="0" w:right="0" w:firstLine="1134"/>
        <w:rPr>
          <w:ins w:id="474" w:author="HDO" w:date="2026-08-11T11:59:00Z" w16du:dateUtc="2026-08-11T14:59:00Z"/>
          <w:lang w:val="es-ES"/>
        </w:rPr>
      </w:pPr>
    </w:p>
    <w:p w14:paraId="38AC07AB" w14:textId="77777777" w:rsidR="000E7720" w:rsidRDefault="000E7720" w:rsidP="00E61114">
      <w:pPr>
        <w:pStyle w:val="ListParagraph"/>
        <w:ind w:left="0" w:right="0" w:firstLine="1134"/>
        <w:rPr>
          <w:ins w:id="475" w:author="HDO" w:date="2026-08-11T11:59:00Z" w16du:dateUtc="2026-08-11T14:59:00Z"/>
        </w:rPr>
      </w:pPr>
      <w:ins w:id="476" w:author="HDO" w:date="2026-08-11T11:59:00Z" w16du:dateUtc="2026-08-11T14:59:00Z">
        <w:r>
          <w:t xml:space="preserve">A los efectos del inciso v), se considerará que no se encuentra acreditado el acceso equivalente cuando la incorporación al régimen de exportación, la emisión de certificados, la asignación de volúmenes o el acceso al tratamiento exento de derechos compensatorios se encuentre reservado, de hecho o de derecho, a determinadas empresas o grupos económicos; dependa de la pertenencia a una entidad empresaria cuyo ingreso no se encuentre abierto bajo condiciones objetivas, transparentes y no discriminatorias; o someta a las Empresas No Integradas a requisitos adicionales o condiciones más gravosas que no respondan a diferencias </w:t>
        </w:r>
      </w:ins>
    </w:p>
    <w:p w14:paraId="5B04FAFF" w14:textId="77777777" w:rsidR="000E7720" w:rsidRDefault="000E7720" w:rsidP="00E61114">
      <w:pPr>
        <w:pStyle w:val="ListParagraph"/>
        <w:ind w:left="0" w:right="0" w:firstLine="1134"/>
        <w:rPr>
          <w:ins w:id="477" w:author="HDO" w:date="2026-08-11T11:59:00Z" w16du:dateUtc="2026-08-11T14:59:00Z"/>
        </w:rPr>
      </w:pPr>
    </w:p>
    <w:p w14:paraId="4B675A8A" w14:textId="1CADC946" w:rsidR="000E7720" w:rsidRDefault="000E7720" w:rsidP="00E61114">
      <w:pPr>
        <w:pStyle w:val="ListParagraph"/>
        <w:ind w:left="0" w:right="0" w:firstLine="1134"/>
        <w:rPr>
          <w:ins w:id="478" w:author="HDO" w:date="2026-08-11T11:59:00Z" w16du:dateUtc="2026-08-11T14:59:00Z"/>
        </w:rPr>
      </w:pPr>
      <w:ins w:id="479" w:author="HDO" w:date="2026-08-11T11:59:00Z" w16du:dateUtc="2026-08-11T14:59:00Z">
        <w:r>
          <w:lastRenderedPageBreak/>
          <w:t>La ausencia de exportaciones efectivamente realizadas por una Empresa No Integrada no determinará por sí sola la verificación del umbral cuando el acceso al régimen hubiera estado disponible en condiciones equivalentes y la falta de operaciones respondiera a una decisión comercial de la empresa. Del mismo modo, la realización de una operación aislada no acreditará por sí sola la existencia de un mecanismo de acceso abierto, permanente y no discriminatorio. Objetivas y verificables.</w:t>
        </w:r>
      </w:ins>
    </w:p>
    <w:p w14:paraId="743AD561" w14:textId="77777777" w:rsidR="000E7720" w:rsidRDefault="000E7720" w:rsidP="000E7720">
      <w:pPr>
        <w:pStyle w:val="ListParagraph"/>
        <w:ind w:right="0" w:firstLine="0"/>
        <w:rPr>
          <w:ins w:id="480" w:author="HDO" w:date="2026-08-11T11:59:00Z" w16du:dateUtc="2026-08-11T14:59:00Z"/>
        </w:rPr>
      </w:pPr>
    </w:p>
    <w:p w14:paraId="27620351" w14:textId="77777777" w:rsidR="001831EF" w:rsidRPr="00FF03C1" w:rsidRDefault="00991FC1" w:rsidP="00E61114">
      <w:pPr>
        <w:ind w:left="0" w:right="0" w:firstLine="0"/>
        <w:rPr>
          <w:ins w:id="481" w:author="HDO" w:date="2026-08-11T11:59:00Z" w16du:dateUtc="2026-08-11T14:59:00Z"/>
          <w:lang w:val="es-ES"/>
        </w:rPr>
      </w:pPr>
      <w:ins w:id="482" w:author="HDO" w:date="2026-08-11T11:59:00Z" w16du:dateUtc="2026-08-11T14:59:00Z">
        <w:r>
          <w:t>La misma prórroga operará de pleno derecho si el informe no fuera elaborado y publicado dentro del plazo establecido. Durante el plazo de la prórroga continuarán vigentes los porcentajes, límites y demás resguardos aplicables al último año del Período de Transición.</w:t>
        </w:r>
      </w:ins>
    </w:p>
    <w:p w14:paraId="76260DF8" w14:textId="77777777" w:rsidR="001831EF" w:rsidRDefault="001831EF">
      <w:pPr>
        <w:spacing w:after="0" w:line="259" w:lineRule="auto"/>
        <w:ind w:left="0" w:right="0" w:firstLine="0"/>
        <w:jc w:val="left"/>
      </w:pPr>
    </w:p>
    <w:p w14:paraId="2CF2D13D" w14:textId="2D574E29" w:rsidR="001831EF" w:rsidRDefault="00000000">
      <w:pPr>
        <w:ind w:left="-5" w:right="0"/>
      </w:pPr>
      <w:r>
        <w:rPr>
          <w:b/>
          <w:bCs/>
        </w:rPr>
        <w:t xml:space="preserve">ARTÍCULO </w:t>
      </w:r>
      <w:del w:id="483" w:author="HDO" w:date="2026-08-11T11:59:00Z" w16du:dateUtc="2026-08-11T14:59:00Z">
        <w:r>
          <w:rPr>
            <w:b/>
            <w:bCs/>
          </w:rPr>
          <w:delText>38</w:delText>
        </w:r>
      </w:del>
      <w:ins w:id="484" w:author="HDO" w:date="2026-08-11T11:59:00Z" w16du:dateUtc="2026-08-11T14:59:00Z">
        <w:r>
          <w:rPr>
            <w:b/>
            <w:bCs/>
          </w:rPr>
          <w:t>40</w:t>
        </w:r>
      </w:ins>
      <w:r>
        <w:rPr>
          <w:b/>
          <w:bCs/>
        </w:rPr>
        <w:t>.-</w:t>
      </w:r>
      <w:r>
        <w:t xml:space="preserve"> Mezclas obligatorias, cupos y precios. Biodiesel. Para las mezclas obligatorias de gasoil y/o diésel oil con biodiesel, corresponderá el siguiente modelo para la asignación de cupos y definición de precios: </w:t>
      </w:r>
    </w:p>
    <w:tbl>
      <w:tblPr>
        <w:tblpPr w:leftFromText="180" w:rightFromText="180" w:vertAnchor="page" w:horzAnchor="page" w:tblpX="6177" w:tblpY="2677"/>
        <w:tblW w:w="10524" w:type="dxa"/>
        <w:tblLayout w:type="fixed"/>
        <w:tblCellMar>
          <w:left w:w="7" w:type="dxa"/>
          <w:right w:w="7" w:type="dxa"/>
        </w:tblCellMar>
        <w:tblLook w:val="01E0" w:firstRow="1" w:lastRow="1" w:firstColumn="1" w:lastColumn="1" w:noHBand="0" w:noVBand="0"/>
        <w:tblPrChange w:id="485" w:author="Hilarion Del Olmo" w:date="2026-08-11T12:52:00Z" w16du:dateUtc="2026-08-11T15:52:00Z">
          <w:tblPr>
            <w:tblW w:w="10524" w:type="dxa"/>
            <w:tblInd w:w="-467" w:type="dxa"/>
            <w:tblLayout w:type="fixed"/>
            <w:tblCellMar>
              <w:left w:w="7" w:type="dxa"/>
              <w:right w:w="7" w:type="dxa"/>
            </w:tblCellMar>
            <w:tblLook w:val="01E0" w:firstRow="1" w:lastRow="1" w:firstColumn="1" w:lastColumn="1" w:noHBand="0" w:noVBand="0"/>
          </w:tblPr>
        </w:tblPrChange>
      </w:tblPr>
      <w:tblGrid>
        <w:gridCol w:w="2869"/>
        <w:gridCol w:w="2835"/>
        <w:gridCol w:w="1559"/>
        <w:gridCol w:w="1094"/>
        <w:gridCol w:w="750"/>
        <w:gridCol w:w="708"/>
        <w:gridCol w:w="709"/>
        <w:tblGridChange w:id="486">
          <w:tblGrid>
            <w:gridCol w:w="467"/>
            <w:gridCol w:w="2402"/>
            <w:gridCol w:w="467"/>
            <w:gridCol w:w="2368"/>
            <w:gridCol w:w="467"/>
            <w:gridCol w:w="1092"/>
            <w:gridCol w:w="467"/>
            <w:gridCol w:w="627"/>
            <w:gridCol w:w="467"/>
            <w:gridCol w:w="283"/>
            <w:gridCol w:w="467"/>
            <w:gridCol w:w="241"/>
            <w:gridCol w:w="467"/>
            <w:gridCol w:w="242"/>
            <w:gridCol w:w="467"/>
          </w:tblGrid>
        </w:tblGridChange>
      </w:tblGrid>
      <w:tr w:rsidR="00B53228" w:rsidRPr="00D86775" w:rsidDel="00B53228" w14:paraId="70ABDA14" w14:textId="01570BE6" w:rsidTr="00B53228">
        <w:trPr>
          <w:trPrChange w:id="487" w:author="Hilarion Del Olmo" w:date="2026-08-11T12:52:00Z" w16du:dateUtc="2026-08-11T15:52:00Z">
            <w:trPr>
              <w:gridAfter w:val="0"/>
            </w:trPr>
          </w:trPrChange>
        </w:trPr>
        <w:tc>
          <w:tcPr>
            <w:tcW w:w="2869" w:type="dxa"/>
            <w:tcBorders>
              <w:top w:val="single" w:sz="6" w:space="0" w:color="000000"/>
              <w:left w:val="single" w:sz="6" w:space="0" w:color="000000"/>
              <w:bottom w:val="single" w:sz="6" w:space="0" w:color="000000"/>
              <w:right w:val="single" w:sz="6" w:space="0" w:color="000000"/>
            </w:tcBorders>
            <w:vAlign w:val="center"/>
            <w:tcPrChange w:id="488" w:author="Hilarion Del Olmo" w:date="2026-08-11T12:52:00Z" w16du:dateUtc="2026-08-11T15:52:00Z">
              <w:tcPr>
                <w:tcW w:w="2869" w:type="dxa"/>
                <w:gridSpan w:val="2"/>
                <w:tcBorders>
                  <w:top w:val="single" w:sz="6" w:space="0" w:color="000000"/>
                  <w:left w:val="single" w:sz="6" w:space="0" w:color="000000"/>
                  <w:bottom w:val="single" w:sz="6" w:space="0" w:color="000000"/>
                  <w:right w:val="single" w:sz="6" w:space="0" w:color="000000"/>
                </w:tcBorders>
                <w:vAlign w:val="center"/>
              </w:tcPr>
            </w:tcPrChange>
          </w:tcPr>
          <w:p w14:paraId="17687B10" w14:textId="240E38E9" w:rsidR="00B53228" w:rsidRPr="00D86775" w:rsidDel="00B53228" w:rsidRDefault="00B53228" w:rsidP="00B53228">
            <w:pPr>
              <w:spacing w:line="360" w:lineRule="auto"/>
              <w:ind w:right="-52" w:firstLine="165"/>
              <w:jc w:val="left"/>
              <w:rPr>
                <w:moveFrom w:id="489" w:author="Hilarion Del Olmo" w:date="2026-08-11T12:56:00Z" w16du:dateUtc="2026-08-11T15:56:00Z"/>
                <w:b/>
                <w:bCs/>
                <w:sz w:val="20"/>
                <w:szCs w:val="20"/>
              </w:rPr>
            </w:pPr>
            <w:moveFromRangeStart w:id="490" w:author="Hilarion Del Olmo" w:date="2026-08-11T12:56:00Z" w:name="move237345404"/>
            <w:moveFrom w:id="491" w:author="Hilarion Del Olmo" w:date="2026-08-11T12:56:00Z" w16du:dateUtc="2026-08-11T15:56:00Z">
              <w:r w:rsidRPr="00D86775" w:rsidDel="00B53228">
                <w:rPr>
                  <w:b/>
                  <w:bCs/>
                  <w:sz w:val="20"/>
                  <w:szCs w:val="20"/>
                </w:rPr>
                <w:t>Segmento / Año</w:t>
              </w:r>
            </w:moveFrom>
          </w:p>
        </w:tc>
        <w:tc>
          <w:tcPr>
            <w:tcW w:w="2835" w:type="dxa"/>
            <w:tcBorders>
              <w:top w:val="single" w:sz="6" w:space="0" w:color="000000"/>
              <w:left w:val="single" w:sz="6" w:space="0" w:color="000000"/>
              <w:bottom w:val="single" w:sz="6" w:space="0" w:color="000000"/>
              <w:right w:val="single" w:sz="6" w:space="0" w:color="000000"/>
            </w:tcBorders>
            <w:vAlign w:val="center"/>
            <w:tcPrChange w:id="492"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vAlign w:val="center"/>
              </w:tcPr>
            </w:tcPrChange>
          </w:tcPr>
          <w:p w14:paraId="1E45D2C8" w14:textId="50AA05B4" w:rsidR="00B53228" w:rsidRPr="00D86775" w:rsidDel="00B53228" w:rsidRDefault="00B53228" w:rsidP="00B53228">
            <w:pPr>
              <w:spacing w:line="360" w:lineRule="auto"/>
              <w:ind w:left="147" w:right="-52"/>
              <w:jc w:val="left"/>
              <w:rPr>
                <w:moveFrom w:id="493" w:author="Hilarion Del Olmo" w:date="2026-08-11T12:56:00Z" w16du:dateUtc="2026-08-11T15:56:00Z"/>
                <w:b/>
                <w:bCs/>
                <w:sz w:val="20"/>
                <w:szCs w:val="20"/>
              </w:rPr>
            </w:pPr>
          </w:p>
        </w:tc>
        <w:tc>
          <w:tcPr>
            <w:tcW w:w="1559" w:type="dxa"/>
            <w:tcBorders>
              <w:top w:val="single" w:sz="6" w:space="0" w:color="000000"/>
              <w:left w:val="single" w:sz="6" w:space="0" w:color="000000"/>
              <w:bottom w:val="single" w:sz="6" w:space="0" w:color="000000"/>
              <w:right w:val="single" w:sz="6" w:space="0" w:color="000000"/>
            </w:tcBorders>
            <w:vAlign w:val="center"/>
            <w:tcPrChange w:id="494"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vAlign w:val="center"/>
              </w:tcPr>
            </w:tcPrChange>
          </w:tcPr>
          <w:p w14:paraId="77B3FE72" w14:textId="7B52B778" w:rsidR="00B53228" w:rsidDel="00B53228" w:rsidRDefault="00B53228" w:rsidP="00B53228">
            <w:pPr>
              <w:spacing w:line="360" w:lineRule="auto"/>
              <w:ind w:left="144" w:right="-1" w:hanging="8"/>
              <w:jc w:val="left"/>
              <w:rPr>
                <w:moveFrom w:id="495" w:author="Hilarion Del Olmo" w:date="2026-08-11T12:56:00Z" w16du:dateUtc="2026-08-11T15:56:00Z"/>
                <w:b/>
                <w:bCs/>
                <w:sz w:val="20"/>
                <w:szCs w:val="20"/>
              </w:rPr>
            </w:pPr>
            <w:moveFrom w:id="496" w:author="Hilarion Del Olmo" w:date="2026-08-11T12:56:00Z" w16du:dateUtc="2026-08-11T15:56:00Z">
              <w:r w:rsidRPr="00D86775" w:rsidDel="00B53228">
                <w:rPr>
                  <w:b/>
                  <w:bCs/>
                  <w:sz w:val="20"/>
                  <w:szCs w:val="20"/>
                </w:rPr>
                <w:t>Hasta corte Obligatorio</w:t>
              </w:r>
            </w:moveFrom>
          </w:p>
          <w:p w14:paraId="4F3559AB" w14:textId="7B2BB3C1" w:rsidR="00B53228" w:rsidRPr="00D86775" w:rsidDel="00B53228" w:rsidRDefault="00B53228" w:rsidP="00B53228">
            <w:pPr>
              <w:spacing w:line="360" w:lineRule="auto"/>
              <w:ind w:left="144" w:right="-1" w:hanging="8"/>
              <w:jc w:val="left"/>
              <w:rPr>
                <w:moveFrom w:id="497" w:author="Hilarion Del Olmo" w:date="2026-08-11T12:56:00Z" w16du:dateUtc="2026-08-11T15:56:00Z"/>
                <w:b/>
                <w:bCs/>
                <w:sz w:val="20"/>
                <w:szCs w:val="20"/>
              </w:rPr>
            </w:pPr>
            <w:moveFrom w:id="498" w:author="Hilarion Del Olmo" w:date="2026-08-11T12:56:00Z" w16du:dateUtc="2026-08-11T15:56:00Z">
              <w:r w:rsidRPr="00D86775" w:rsidDel="00B53228">
                <w:rPr>
                  <w:b/>
                  <w:bCs/>
                  <w:sz w:val="20"/>
                  <w:szCs w:val="20"/>
                </w:rPr>
                <w:t>10%</w:t>
              </w:r>
            </w:moveFrom>
          </w:p>
        </w:tc>
        <w:tc>
          <w:tcPr>
            <w:tcW w:w="1094" w:type="dxa"/>
            <w:tcBorders>
              <w:top w:val="single" w:sz="6" w:space="0" w:color="000000"/>
              <w:left w:val="single" w:sz="6" w:space="0" w:color="000000"/>
              <w:bottom w:val="single" w:sz="6" w:space="0" w:color="000000"/>
              <w:right w:val="single" w:sz="6" w:space="0" w:color="000000"/>
            </w:tcBorders>
            <w:vAlign w:val="center"/>
            <w:tcPrChange w:id="499"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4CBDD182" w14:textId="375C6167" w:rsidR="00B53228" w:rsidRPr="00D86775" w:rsidDel="00B53228" w:rsidRDefault="00B53228" w:rsidP="00B53228">
            <w:pPr>
              <w:spacing w:line="360" w:lineRule="auto"/>
              <w:ind w:left="48" w:right="-52"/>
              <w:jc w:val="left"/>
              <w:rPr>
                <w:moveFrom w:id="500" w:author="Hilarion Del Olmo" w:date="2026-08-11T12:56:00Z" w16du:dateUtc="2026-08-11T15:56:00Z"/>
                <w:b/>
                <w:bCs/>
                <w:sz w:val="20"/>
                <w:szCs w:val="20"/>
              </w:rPr>
            </w:pPr>
            <w:moveFrom w:id="501" w:author="Hilarion Del Olmo" w:date="2026-08-11T12:56:00Z" w16du:dateUtc="2026-08-11T15:56:00Z">
              <w:r w:rsidRPr="00D86775" w:rsidDel="00B53228">
                <w:rPr>
                  <w:b/>
                  <w:bCs/>
                  <w:sz w:val="20"/>
                  <w:szCs w:val="20"/>
                </w:rPr>
                <w:t>Hasta 31/12/2028</w:t>
              </w:r>
            </w:moveFrom>
          </w:p>
        </w:tc>
        <w:tc>
          <w:tcPr>
            <w:tcW w:w="750" w:type="dxa"/>
            <w:tcBorders>
              <w:top w:val="single" w:sz="6" w:space="0" w:color="000000"/>
              <w:left w:val="single" w:sz="6" w:space="0" w:color="000000"/>
              <w:bottom w:val="single" w:sz="6" w:space="0" w:color="000000"/>
              <w:right w:val="single" w:sz="6" w:space="0" w:color="000000"/>
            </w:tcBorders>
            <w:vAlign w:val="center"/>
            <w:tcPrChange w:id="502"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vAlign w:val="center"/>
              </w:tcPr>
            </w:tcPrChange>
          </w:tcPr>
          <w:p w14:paraId="291B40A5" w14:textId="2DDA6BDF" w:rsidR="00B53228" w:rsidRPr="00D86775" w:rsidDel="00B53228" w:rsidRDefault="00B53228" w:rsidP="00B53228">
            <w:pPr>
              <w:spacing w:line="360" w:lineRule="auto"/>
              <w:ind w:left="48" w:right="-52"/>
              <w:jc w:val="center"/>
              <w:rPr>
                <w:moveFrom w:id="503" w:author="Hilarion Del Olmo" w:date="2026-08-11T12:56:00Z" w16du:dateUtc="2026-08-11T15:56:00Z"/>
                <w:b/>
                <w:bCs/>
                <w:sz w:val="20"/>
                <w:szCs w:val="20"/>
              </w:rPr>
            </w:pPr>
            <w:moveFrom w:id="504" w:author="Hilarion Del Olmo" w:date="2026-08-11T12:56:00Z" w16du:dateUtc="2026-08-11T15:56:00Z">
              <w:r w:rsidRPr="00D86775" w:rsidDel="00B53228">
                <w:rPr>
                  <w:b/>
                  <w:bCs/>
                  <w:sz w:val="20"/>
                  <w:szCs w:val="20"/>
                </w:rPr>
                <w:t>2029</w:t>
              </w:r>
            </w:moveFrom>
          </w:p>
        </w:tc>
        <w:tc>
          <w:tcPr>
            <w:tcW w:w="708" w:type="dxa"/>
            <w:tcBorders>
              <w:top w:val="single" w:sz="6" w:space="0" w:color="000000"/>
              <w:left w:val="single" w:sz="6" w:space="0" w:color="000000"/>
              <w:bottom w:val="single" w:sz="6" w:space="0" w:color="000000"/>
              <w:right w:val="single" w:sz="6" w:space="0" w:color="000000"/>
            </w:tcBorders>
            <w:vAlign w:val="center"/>
            <w:tcPrChange w:id="505"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vAlign w:val="center"/>
              </w:tcPr>
            </w:tcPrChange>
          </w:tcPr>
          <w:p w14:paraId="158BBA4F" w14:textId="6C1BDBB2" w:rsidR="00B53228" w:rsidRPr="00D86775" w:rsidDel="00B53228" w:rsidRDefault="00B53228" w:rsidP="00B53228">
            <w:pPr>
              <w:spacing w:line="360" w:lineRule="auto"/>
              <w:ind w:left="48" w:right="-52"/>
              <w:jc w:val="center"/>
              <w:rPr>
                <w:moveFrom w:id="506" w:author="Hilarion Del Olmo" w:date="2026-08-11T12:56:00Z" w16du:dateUtc="2026-08-11T15:56:00Z"/>
                <w:b/>
                <w:bCs/>
                <w:sz w:val="20"/>
                <w:szCs w:val="20"/>
              </w:rPr>
            </w:pPr>
            <w:moveFrom w:id="507" w:author="Hilarion Del Olmo" w:date="2026-08-11T12:56:00Z" w16du:dateUtc="2026-08-11T15:56:00Z">
              <w:r w:rsidRPr="00D86775" w:rsidDel="00B53228">
                <w:rPr>
                  <w:b/>
                  <w:bCs/>
                  <w:sz w:val="20"/>
                  <w:szCs w:val="20"/>
                </w:rPr>
                <w:t>2030</w:t>
              </w:r>
            </w:moveFrom>
          </w:p>
        </w:tc>
        <w:tc>
          <w:tcPr>
            <w:tcW w:w="709" w:type="dxa"/>
            <w:tcBorders>
              <w:top w:val="single" w:sz="6" w:space="0" w:color="000000"/>
              <w:left w:val="single" w:sz="6" w:space="0" w:color="000000"/>
              <w:bottom w:val="single" w:sz="6" w:space="0" w:color="000000"/>
              <w:right w:val="single" w:sz="6" w:space="0" w:color="000000"/>
            </w:tcBorders>
            <w:vAlign w:val="center"/>
            <w:tcPrChange w:id="508"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2C771D4D" w14:textId="341AC07B" w:rsidR="00B53228" w:rsidRPr="00D86775" w:rsidDel="00B53228" w:rsidRDefault="00B53228" w:rsidP="00B53228">
            <w:pPr>
              <w:spacing w:line="360" w:lineRule="auto"/>
              <w:ind w:left="48" w:right="-52"/>
              <w:jc w:val="center"/>
              <w:rPr>
                <w:moveFrom w:id="509" w:author="Hilarion Del Olmo" w:date="2026-08-11T12:56:00Z" w16du:dateUtc="2026-08-11T15:56:00Z"/>
                <w:b/>
                <w:bCs/>
                <w:sz w:val="20"/>
                <w:szCs w:val="20"/>
              </w:rPr>
            </w:pPr>
            <w:moveFrom w:id="510" w:author="Hilarion Del Olmo" w:date="2026-08-11T12:56:00Z" w16du:dateUtc="2026-08-11T15:56:00Z">
              <w:r w:rsidRPr="00D86775" w:rsidDel="00B53228">
                <w:rPr>
                  <w:b/>
                  <w:bCs/>
                  <w:sz w:val="20"/>
                  <w:szCs w:val="20"/>
                </w:rPr>
                <w:t>2031</w:t>
              </w:r>
            </w:moveFrom>
          </w:p>
        </w:tc>
      </w:tr>
      <w:tr w:rsidR="00B53228" w:rsidRPr="001A68C5" w:rsidDel="00B53228" w14:paraId="1394A9BA" w14:textId="5175CADD" w:rsidTr="00B53228">
        <w:trPr>
          <w:trHeight w:val="57"/>
          <w:trPrChange w:id="511" w:author="Hilarion Del Olmo" w:date="2026-08-11T12:52:00Z" w16du:dateUtc="2026-08-11T15:52:00Z">
            <w:trPr>
              <w:gridAfter w:val="0"/>
              <w:trHeight w:val="57"/>
            </w:trPr>
          </w:trPrChange>
        </w:trPr>
        <w:tc>
          <w:tcPr>
            <w:tcW w:w="2869" w:type="dxa"/>
            <w:tcBorders>
              <w:top w:val="single" w:sz="6" w:space="0" w:color="000000"/>
              <w:bottom w:val="single" w:sz="6" w:space="0" w:color="000000"/>
            </w:tcBorders>
            <w:vAlign w:val="center"/>
            <w:tcPrChange w:id="512" w:author="Hilarion Del Olmo" w:date="2026-08-11T12:52:00Z" w16du:dateUtc="2026-08-11T15:52:00Z">
              <w:tcPr>
                <w:tcW w:w="2869" w:type="dxa"/>
                <w:gridSpan w:val="2"/>
                <w:tcBorders>
                  <w:top w:val="single" w:sz="6" w:space="0" w:color="000000"/>
                  <w:bottom w:val="single" w:sz="6" w:space="0" w:color="000000"/>
                </w:tcBorders>
                <w:vAlign w:val="center"/>
              </w:tcPr>
            </w:tcPrChange>
          </w:tcPr>
          <w:p w14:paraId="0BDA1992" w14:textId="03702889" w:rsidR="00B53228" w:rsidRPr="001A68C5" w:rsidDel="00B53228" w:rsidRDefault="00B53228" w:rsidP="00B53228">
            <w:pPr>
              <w:spacing w:line="360" w:lineRule="auto"/>
              <w:ind w:left="175" w:right="-52"/>
              <w:jc w:val="left"/>
              <w:rPr>
                <w:moveFrom w:id="513"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Change w:id="514" w:author="Hilarion Del Olmo" w:date="2026-08-11T12:52:00Z" w16du:dateUtc="2026-08-11T15:52:00Z">
              <w:tcPr>
                <w:tcW w:w="2835" w:type="dxa"/>
                <w:gridSpan w:val="2"/>
                <w:tcBorders>
                  <w:top w:val="single" w:sz="6" w:space="0" w:color="000000"/>
                  <w:bottom w:val="single" w:sz="6" w:space="0" w:color="000000"/>
                </w:tcBorders>
                <w:vAlign w:val="center"/>
              </w:tcPr>
            </w:tcPrChange>
          </w:tcPr>
          <w:p w14:paraId="4913A385" w14:textId="00CFC92C" w:rsidR="00B53228" w:rsidRPr="001A68C5" w:rsidDel="00B53228" w:rsidRDefault="00B53228" w:rsidP="00B53228">
            <w:pPr>
              <w:spacing w:line="360" w:lineRule="auto"/>
              <w:ind w:left="175" w:right="-52"/>
              <w:jc w:val="left"/>
              <w:rPr>
                <w:moveFrom w:id="515" w:author="Hilarion Del Olmo" w:date="2026-08-11T12:56:00Z" w16du:dateUtc="2026-08-11T15:56:00Z"/>
                <w:b/>
                <w:bCs/>
                <w:sz w:val="10"/>
                <w:szCs w:val="10"/>
              </w:rPr>
            </w:pPr>
          </w:p>
        </w:tc>
        <w:tc>
          <w:tcPr>
            <w:tcW w:w="1559" w:type="dxa"/>
            <w:tcBorders>
              <w:top w:val="single" w:sz="6" w:space="0" w:color="000000"/>
              <w:bottom w:val="single" w:sz="6" w:space="0" w:color="000000"/>
            </w:tcBorders>
            <w:vAlign w:val="center"/>
            <w:tcPrChange w:id="516" w:author="Hilarion Del Olmo" w:date="2026-08-11T12:52:00Z" w16du:dateUtc="2026-08-11T15:52:00Z">
              <w:tcPr>
                <w:tcW w:w="1559" w:type="dxa"/>
                <w:gridSpan w:val="2"/>
                <w:tcBorders>
                  <w:top w:val="single" w:sz="6" w:space="0" w:color="000000"/>
                  <w:bottom w:val="single" w:sz="6" w:space="0" w:color="000000"/>
                </w:tcBorders>
                <w:vAlign w:val="center"/>
              </w:tcPr>
            </w:tcPrChange>
          </w:tcPr>
          <w:p w14:paraId="117508F9" w14:textId="3E653AD8" w:rsidR="00B53228" w:rsidRPr="001A68C5" w:rsidDel="00B53228" w:rsidRDefault="00B53228" w:rsidP="00B53228">
            <w:pPr>
              <w:spacing w:line="360" w:lineRule="auto"/>
              <w:ind w:left="175" w:right="-52"/>
              <w:jc w:val="left"/>
              <w:rPr>
                <w:moveFrom w:id="517"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Change w:id="518" w:author="Hilarion Del Olmo" w:date="2026-08-11T12:52:00Z" w16du:dateUtc="2026-08-11T15:52:00Z">
              <w:tcPr>
                <w:tcW w:w="1094" w:type="dxa"/>
                <w:gridSpan w:val="2"/>
                <w:tcBorders>
                  <w:top w:val="single" w:sz="6" w:space="0" w:color="000000"/>
                  <w:bottom w:val="single" w:sz="6" w:space="0" w:color="000000"/>
                </w:tcBorders>
                <w:vAlign w:val="center"/>
              </w:tcPr>
            </w:tcPrChange>
          </w:tcPr>
          <w:p w14:paraId="51E60243" w14:textId="4C8F45DA" w:rsidR="00B53228" w:rsidRPr="001A68C5" w:rsidDel="00B53228" w:rsidRDefault="00B53228" w:rsidP="00B53228">
            <w:pPr>
              <w:spacing w:line="360" w:lineRule="auto"/>
              <w:ind w:left="175" w:right="-52"/>
              <w:jc w:val="left"/>
              <w:rPr>
                <w:moveFrom w:id="519"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Change w:id="520" w:author="Hilarion Del Olmo" w:date="2026-08-11T12:52:00Z" w16du:dateUtc="2026-08-11T15:52:00Z">
              <w:tcPr>
                <w:tcW w:w="750" w:type="dxa"/>
                <w:gridSpan w:val="2"/>
                <w:tcBorders>
                  <w:top w:val="single" w:sz="6" w:space="0" w:color="000000"/>
                  <w:bottom w:val="single" w:sz="6" w:space="0" w:color="000000"/>
                </w:tcBorders>
                <w:vAlign w:val="center"/>
              </w:tcPr>
            </w:tcPrChange>
          </w:tcPr>
          <w:p w14:paraId="7FF19AF4" w14:textId="2F778D92" w:rsidR="00B53228" w:rsidRPr="001A68C5" w:rsidDel="00B53228" w:rsidRDefault="00B53228" w:rsidP="00B53228">
            <w:pPr>
              <w:spacing w:line="360" w:lineRule="auto"/>
              <w:ind w:left="175" w:right="-52"/>
              <w:jc w:val="left"/>
              <w:rPr>
                <w:moveFrom w:id="521"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Change w:id="522" w:author="Hilarion Del Olmo" w:date="2026-08-11T12:52:00Z" w16du:dateUtc="2026-08-11T15:52:00Z">
              <w:tcPr>
                <w:tcW w:w="708" w:type="dxa"/>
                <w:gridSpan w:val="2"/>
                <w:tcBorders>
                  <w:top w:val="single" w:sz="6" w:space="0" w:color="000000"/>
                  <w:bottom w:val="single" w:sz="6" w:space="0" w:color="000000"/>
                </w:tcBorders>
                <w:vAlign w:val="center"/>
              </w:tcPr>
            </w:tcPrChange>
          </w:tcPr>
          <w:p w14:paraId="72D281F1" w14:textId="187ED78F" w:rsidR="00B53228" w:rsidRPr="001A68C5" w:rsidDel="00B53228" w:rsidRDefault="00B53228" w:rsidP="00B53228">
            <w:pPr>
              <w:spacing w:line="360" w:lineRule="auto"/>
              <w:ind w:left="175" w:right="-52"/>
              <w:jc w:val="left"/>
              <w:rPr>
                <w:moveFrom w:id="523"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Change w:id="524" w:author="Hilarion Del Olmo" w:date="2026-08-11T12:52:00Z" w16du:dateUtc="2026-08-11T15:52:00Z">
              <w:tcPr>
                <w:tcW w:w="709" w:type="dxa"/>
                <w:gridSpan w:val="2"/>
                <w:tcBorders>
                  <w:top w:val="single" w:sz="6" w:space="0" w:color="000000"/>
                  <w:bottom w:val="single" w:sz="6" w:space="0" w:color="000000"/>
                </w:tcBorders>
                <w:vAlign w:val="center"/>
              </w:tcPr>
            </w:tcPrChange>
          </w:tcPr>
          <w:p w14:paraId="10CFEBC5" w14:textId="5520414B" w:rsidR="00B53228" w:rsidRPr="001A68C5" w:rsidDel="00B53228" w:rsidRDefault="00B53228" w:rsidP="00B53228">
            <w:pPr>
              <w:spacing w:line="360" w:lineRule="auto"/>
              <w:ind w:left="175" w:right="-52"/>
              <w:jc w:val="left"/>
              <w:rPr>
                <w:moveFrom w:id="525" w:author="Hilarion Del Olmo" w:date="2026-08-11T12:56:00Z" w16du:dateUtc="2026-08-11T15:56:00Z"/>
                <w:b/>
                <w:bCs/>
                <w:sz w:val="10"/>
                <w:szCs w:val="10"/>
              </w:rPr>
            </w:pPr>
          </w:p>
        </w:tc>
      </w:tr>
      <w:tr w:rsidR="00B53228" w:rsidDel="00B53228" w14:paraId="45416380" w14:textId="4C074F3D" w:rsidTr="00B53228">
        <w:trPr>
          <w:trHeight w:val="1905"/>
          <w:trPrChange w:id="526" w:author="Hilarion Del Olmo" w:date="2026-08-11T12:52:00Z" w16du:dateUtc="2026-08-11T15:52:00Z">
            <w:trPr>
              <w:gridAfter w:val="0"/>
              <w:trHeight w:val="1905"/>
            </w:trPr>
          </w:trPrChange>
        </w:trPr>
        <w:tc>
          <w:tcPr>
            <w:tcW w:w="2869"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27" w:author="Hilarion Del Olmo" w:date="2026-08-11T12:52:00Z" w16du:dateUtc="2026-08-11T15:52:00Z">
              <w:tcPr>
                <w:tcW w:w="2869"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49401126" w14:textId="42EC2DAC" w:rsidR="00B53228" w:rsidDel="00B53228" w:rsidRDefault="00B53228" w:rsidP="00B53228">
            <w:pPr>
              <w:spacing w:line="360" w:lineRule="auto"/>
              <w:ind w:left="175" w:right="-52"/>
              <w:jc w:val="left"/>
              <w:rPr>
                <w:moveFrom w:id="528" w:author="Hilarion Del Olmo" w:date="2026-08-11T12:56:00Z" w16du:dateUtc="2026-08-11T15:56:00Z"/>
                <w:sz w:val="20"/>
                <w:szCs w:val="20"/>
              </w:rPr>
            </w:pPr>
            <w:moveFrom w:id="529" w:author="Hilarion Del Olmo" w:date="2026-08-11T12:56:00Z" w16du:dateUtc="2026-08-11T15:56:00Z">
              <w:r w:rsidDel="00B53228">
                <w:rPr>
                  <w:b/>
                  <w:bCs/>
                  <w:sz w:val="20"/>
                  <w:szCs w:val="20"/>
                </w:rPr>
                <w:t>Segmento Competitivo Empresas No Integradas</w:t>
              </w:r>
              <w:r w:rsidDel="00B53228">
                <w:rPr>
                  <w:sz w:val="20"/>
                  <w:szCs w:val="20"/>
                </w:rPr>
                <w:t xml:space="preserve"> (Corte por Mercado Electrónico - Art. 14)</w:t>
              </w:r>
            </w:moveFrom>
          </w:p>
        </w:tc>
        <w:tc>
          <w:tcPr>
            <w:tcW w:w="2835"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30"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39DEAAB5" w14:textId="1FF93AF3" w:rsidR="00B53228" w:rsidDel="00B53228" w:rsidRDefault="00B53228" w:rsidP="00B53228">
            <w:pPr>
              <w:spacing w:line="360" w:lineRule="auto"/>
              <w:ind w:left="272" w:right="696" w:firstLine="0"/>
              <w:jc w:val="left"/>
              <w:rPr>
                <w:moveFrom w:id="531" w:author="Hilarion Del Olmo" w:date="2026-08-11T12:56:00Z" w16du:dateUtc="2026-08-11T15:56:00Z"/>
                <w:sz w:val="20"/>
                <w:szCs w:val="20"/>
              </w:rPr>
            </w:pPr>
            <w:moveFrom w:id="532" w:author="Hilarion Del Olmo" w:date="2026-08-11T12:56:00Z" w16du:dateUtc="2026-08-11T15:56:00Z">
              <w:r w:rsidDel="00B53228">
                <w:rPr>
                  <w:sz w:val="20"/>
                  <w:szCs w:val="20"/>
                </w:rPr>
                <w:t>Corte mínimo (Biodiesel primera + Biodiesel segunda generación)</w:t>
              </w:r>
            </w:moveFrom>
          </w:p>
        </w:tc>
        <w:tc>
          <w:tcPr>
            <w:tcW w:w="1559"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33"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2E47BBAB" w14:textId="2773A96A" w:rsidR="00B53228" w:rsidDel="00B53228" w:rsidRDefault="00B53228" w:rsidP="00B53228">
            <w:pPr>
              <w:spacing w:line="360" w:lineRule="auto"/>
              <w:ind w:left="144" w:right="-52" w:hanging="8"/>
              <w:jc w:val="center"/>
              <w:rPr>
                <w:moveFrom w:id="534" w:author="Hilarion Del Olmo" w:date="2026-08-11T12:56:00Z" w16du:dateUtc="2026-08-11T15:56:00Z"/>
                <w:sz w:val="20"/>
                <w:szCs w:val="20"/>
              </w:rPr>
            </w:pPr>
            <w:moveFrom w:id="535" w:author="Hilarion Del Olmo" w:date="2026-08-11T12:56:00Z" w16du:dateUtc="2026-08-11T15:56:00Z">
              <w:r w:rsidDel="00B53228">
                <w:rPr>
                  <w:sz w:val="20"/>
                  <w:szCs w:val="20"/>
                </w:rPr>
                <w:t>7,5%</w:t>
              </w:r>
            </w:moveFrom>
          </w:p>
        </w:tc>
        <w:tc>
          <w:tcPr>
            <w:tcW w:w="1094"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36"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10F767C4" w14:textId="2C40CDEE" w:rsidR="00B53228" w:rsidDel="00B53228" w:rsidRDefault="00B53228" w:rsidP="00B53228">
            <w:pPr>
              <w:spacing w:line="360" w:lineRule="auto"/>
              <w:ind w:left="48" w:right="-52"/>
              <w:jc w:val="center"/>
              <w:rPr>
                <w:moveFrom w:id="537" w:author="Hilarion Del Olmo" w:date="2026-08-11T12:56:00Z" w16du:dateUtc="2026-08-11T15:56:00Z"/>
                <w:sz w:val="20"/>
                <w:szCs w:val="20"/>
              </w:rPr>
            </w:pPr>
            <w:moveFrom w:id="538" w:author="Hilarion Del Olmo" w:date="2026-08-11T12:56:00Z" w16du:dateUtc="2026-08-11T15:56:00Z">
              <w:r w:rsidDel="00B53228">
                <w:rPr>
                  <w:sz w:val="20"/>
                  <w:szCs w:val="20"/>
                </w:rPr>
                <w:t>6,5%</w:t>
              </w:r>
            </w:moveFrom>
          </w:p>
        </w:tc>
        <w:tc>
          <w:tcPr>
            <w:tcW w:w="750"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39"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7E54791B" w14:textId="3517CC59" w:rsidR="00B53228" w:rsidDel="00B53228" w:rsidRDefault="00B53228" w:rsidP="00B53228">
            <w:pPr>
              <w:spacing w:line="360" w:lineRule="auto"/>
              <w:ind w:left="48" w:right="-52"/>
              <w:jc w:val="center"/>
              <w:rPr>
                <w:moveFrom w:id="540" w:author="Hilarion Del Olmo" w:date="2026-08-11T12:56:00Z" w16du:dateUtc="2026-08-11T15:56:00Z"/>
                <w:sz w:val="20"/>
                <w:szCs w:val="20"/>
              </w:rPr>
            </w:pPr>
            <w:moveFrom w:id="541" w:author="Hilarion Del Olmo" w:date="2026-08-11T12:56:00Z" w16du:dateUtc="2026-08-11T15:56:00Z">
              <w:r w:rsidDel="00B53228">
                <w:rPr>
                  <w:sz w:val="20"/>
                  <w:szCs w:val="20"/>
                </w:rPr>
                <w:t>5,5%</w:t>
              </w:r>
            </w:moveFrom>
          </w:p>
        </w:tc>
        <w:tc>
          <w:tcPr>
            <w:tcW w:w="708"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42"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09B6F5C6" w14:textId="4BD127DB" w:rsidR="00B53228" w:rsidDel="00B53228" w:rsidRDefault="00B53228" w:rsidP="00B53228">
            <w:pPr>
              <w:spacing w:line="360" w:lineRule="auto"/>
              <w:ind w:left="48" w:right="-52"/>
              <w:jc w:val="center"/>
              <w:rPr>
                <w:moveFrom w:id="543" w:author="Hilarion Del Olmo" w:date="2026-08-11T12:56:00Z" w16du:dateUtc="2026-08-11T15:56:00Z"/>
                <w:sz w:val="20"/>
                <w:szCs w:val="20"/>
              </w:rPr>
            </w:pPr>
            <w:moveFrom w:id="544" w:author="Hilarion Del Olmo" w:date="2026-08-11T12:56:00Z" w16du:dateUtc="2026-08-11T15:56:00Z">
              <w:r w:rsidDel="00B53228">
                <w:rPr>
                  <w:sz w:val="20"/>
                  <w:szCs w:val="20"/>
                </w:rPr>
                <w:t>5,0%</w:t>
              </w:r>
            </w:moveFrom>
          </w:p>
        </w:tc>
        <w:tc>
          <w:tcPr>
            <w:tcW w:w="709"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Change w:id="545"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tcPrChange>
          </w:tcPr>
          <w:p w14:paraId="4AFF753C" w14:textId="4B09A4E2" w:rsidR="00B53228" w:rsidDel="00B53228" w:rsidRDefault="00B53228" w:rsidP="00B53228">
            <w:pPr>
              <w:spacing w:line="360" w:lineRule="auto"/>
              <w:ind w:left="48" w:right="-52"/>
              <w:jc w:val="center"/>
              <w:rPr>
                <w:moveFrom w:id="546" w:author="Hilarion Del Olmo" w:date="2026-08-11T12:56:00Z" w16du:dateUtc="2026-08-11T15:56:00Z"/>
                <w:sz w:val="20"/>
                <w:szCs w:val="20"/>
              </w:rPr>
            </w:pPr>
            <w:moveFrom w:id="547" w:author="Hilarion Del Olmo" w:date="2026-08-11T12:56:00Z" w16du:dateUtc="2026-08-11T15:56:00Z">
              <w:r w:rsidDel="00B53228">
                <w:rPr>
                  <w:sz w:val="20"/>
                  <w:szCs w:val="20"/>
                </w:rPr>
                <w:t>3,0%</w:t>
              </w:r>
            </w:moveFrom>
          </w:p>
        </w:tc>
      </w:tr>
      <w:tr w:rsidR="00B53228" w:rsidRPr="001A68C5" w:rsidDel="00B53228" w14:paraId="7936339E" w14:textId="2FC1AE4D" w:rsidTr="00B53228">
        <w:trPr>
          <w:trHeight w:val="127"/>
          <w:trPrChange w:id="548" w:author="Hilarion Del Olmo" w:date="2026-08-11T12:52:00Z" w16du:dateUtc="2026-08-11T15:52:00Z">
            <w:trPr>
              <w:gridAfter w:val="0"/>
              <w:trHeight w:val="127"/>
            </w:trPr>
          </w:trPrChange>
        </w:trPr>
        <w:tc>
          <w:tcPr>
            <w:tcW w:w="2869" w:type="dxa"/>
            <w:tcBorders>
              <w:top w:val="single" w:sz="6" w:space="0" w:color="000000"/>
              <w:bottom w:val="single" w:sz="6" w:space="0" w:color="000000"/>
            </w:tcBorders>
            <w:vAlign w:val="center"/>
            <w:tcPrChange w:id="549" w:author="Hilarion Del Olmo" w:date="2026-08-11T12:52:00Z" w16du:dateUtc="2026-08-11T15:52:00Z">
              <w:tcPr>
                <w:tcW w:w="2869" w:type="dxa"/>
                <w:gridSpan w:val="2"/>
                <w:tcBorders>
                  <w:top w:val="single" w:sz="6" w:space="0" w:color="000000"/>
                  <w:bottom w:val="single" w:sz="6" w:space="0" w:color="000000"/>
                </w:tcBorders>
                <w:vAlign w:val="center"/>
              </w:tcPr>
            </w:tcPrChange>
          </w:tcPr>
          <w:p w14:paraId="78930422" w14:textId="4F77A888" w:rsidR="00B53228" w:rsidRPr="001A68C5" w:rsidDel="00B53228" w:rsidRDefault="00B53228" w:rsidP="00B53228">
            <w:pPr>
              <w:spacing w:line="360" w:lineRule="auto"/>
              <w:ind w:left="175" w:right="-52"/>
              <w:jc w:val="left"/>
              <w:rPr>
                <w:moveFrom w:id="550"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Change w:id="551" w:author="Hilarion Del Olmo" w:date="2026-08-11T12:52:00Z" w16du:dateUtc="2026-08-11T15:52:00Z">
              <w:tcPr>
                <w:tcW w:w="2835" w:type="dxa"/>
                <w:gridSpan w:val="2"/>
                <w:tcBorders>
                  <w:top w:val="single" w:sz="6" w:space="0" w:color="000000"/>
                  <w:bottom w:val="single" w:sz="6" w:space="0" w:color="000000"/>
                </w:tcBorders>
                <w:vAlign w:val="center"/>
              </w:tcPr>
            </w:tcPrChange>
          </w:tcPr>
          <w:p w14:paraId="3B127600" w14:textId="3C894D49" w:rsidR="00B53228" w:rsidRPr="001A68C5" w:rsidDel="00B53228" w:rsidRDefault="00B53228" w:rsidP="00B53228">
            <w:pPr>
              <w:spacing w:line="360" w:lineRule="auto"/>
              <w:ind w:left="175" w:right="-52"/>
              <w:jc w:val="left"/>
              <w:rPr>
                <w:moveFrom w:id="552" w:author="Hilarion Del Olmo" w:date="2026-08-11T12:56:00Z" w16du:dateUtc="2026-08-11T15:56:00Z"/>
                <w:b/>
                <w:bCs/>
                <w:sz w:val="10"/>
                <w:szCs w:val="10"/>
              </w:rPr>
            </w:pPr>
          </w:p>
        </w:tc>
        <w:tc>
          <w:tcPr>
            <w:tcW w:w="1559" w:type="dxa"/>
            <w:tcBorders>
              <w:top w:val="single" w:sz="6" w:space="0" w:color="000000"/>
              <w:bottom w:val="single" w:sz="6" w:space="0" w:color="000000"/>
            </w:tcBorders>
            <w:vAlign w:val="center"/>
            <w:tcPrChange w:id="553" w:author="Hilarion Del Olmo" w:date="2026-08-11T12:52:00Z" w16du:dateUtc="2026-08-11T15:52:00Z">
              <w:tcPr>
                <w:tcW w:w="1559" w:type="dxa"/>
                <w:gridSpan w:val="2"/>
                <w:tcBorders>
                  <w:top w:val="single" w:sz="6" w:space="0" w:color="000000"/>
                  <w:bottom w:val="single" w:sz="6" w:space="0" w:color="000000"/>
                </w:tcBorders>
                <w:vAlign w:val="center"/>
              </w:tcPr>
            </w:tcPrChange>
          </w:tcPr>
          <w:p w14:paraId="4E45BC2F" w14:textId="7A66C83A" w:rsidR="00B53228" w:rsidRPr="001A68C5" w:rsidDel="00B53228" w:rsidRDefault="00B53228" w:rsidP="00B53228">
            <w:pPr>
              <w:spacing w:line="360" w:lineRule="auto"/>
              <w:ind w:left="175" w:right="-52"/>
              <w:jc w:val="left"/>
              <w:rPr>
                <w:moveFrom w:id="554"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Change w:id="555" w:author="Hilarion Del Olmo" w:date="2026-08-11T12:52:00Z" w16du:dateUtc="2026-08-11T15:52:00Z">
              <w:tcPr>
                <w:tcW w:w="1094" w:type="dxa"/>
                <w:gridSpan w:val="2"/>
                <w:tcBorders>
                  <w:top w:val="single" w:sz="6" w:space="0" w:color="000000"/>
                  <w:bottom w:val="single" w:sz="6" w:space="0" w:color="000000"/>
                </w:tcBorders>
                <w:vAlign w:val="center"/>
              </w:tcPr>
            </w:tcPrChange>
          </w:tcPr>
          <w:p w14:paraId="64513D46" w14:textId="541C49B0" w:rsidR="00B53228" w:rsidRPr="001A68C5" w:rsidDel="00B53228" w:rsidRDefault="00B53228" w:rsidP="00B53228">
            <w:pPr>
              <w:spacing w:line="360" w:lineRule="auto"/>
              <w:ind w:left="175" w:right="-52"/>
              <w:jc w:val="left"/>
              <w:rPr>
                <w:moveFrom w:id="556"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Change w:id="557" w:author="Hilarion Del Olmo" w:date="2026-08-11T12:52:00Z" w16du:dateUtc="2026-08-11T15:52:00Z">
              <w:tcPr>
                <w:tcW w:w="750" w:type="dxa"/>
                <w:gridSpan w:val="2"/>
                <w:tcBorders>
                  <w:top w:val="single" w:sz="6" w:space="0" w:color="000000"/>
                  <w:bottom w:val="single" w:sz="6" w:space="0" w:color="000000"/>
                </w:tcBorders>
                <w:vAlign w:val="center"/>
              </w:tcPr>
            </w:tcPrChange>
          </w:tcPr>
          <w:p w14:paraId="1BA89D58" w14:textId="5C43BF13" w:rsidR="00B53228" w:rsidRPr="001A68C5" w:rsidDel="00B53228" w:rsidRDefault="00B53228" w:rsidP="00B53228">
            <w:pPr>
              <w:spacing w:line="360" w:lineRule="auto"/>
              <w:ind w:left="175" w:right="-52"/>
              <w:jc w:val="left"/>
              <w:rPr>
                <w:moveFrom w:id="558"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Change w:id="559" w:author="Hilarion Del Olmo" w:date="2026-08-11T12:52:00Z" w16du:dateUtc="2026-08-11T15:52:00Z">
              <w:tcPr>
                <w:tcW w:w="708" w:type="dxa"/>
                <w:gridSpan w:val="2"/>
                <w:tcBorders>
                  <w:top w:val="single" w:sz="6" w:space="0" w:color="000000"/>
                  <w:bottom w:val="single" w:sz="6" w:space="0" w:color="000000"/>
                </w:tcBorders>
                <w:vAlign w:val="center"/>
              </w:tcPr>
            </w:tcPrChange>
          </w:tcPr>
          <w:p w14:paraId="2EA8F690" w14:textId="2E062973" w:rsidR="00B53228" w:rsidRPr="001A68C5" w:rsidDel="00B53228" w:rsidRDefault="00B53228" w:rsidP="00B53228">
            <w:pPr>
              <w:spacing w:line="360" w:lineRule="auto"/>
              <w:ind w:left="175" w:right="-52"/>
              <w:jc w:val="left"/>
              <w:rPr>
                <w:moveFrom w:id="560"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Change w:id="561" w:author="Hilarion Del Olmo" w:date="2026-08-11T12:52:00Z" w16du:dateUtc="2026-08-11T15:52:00Z">
              <w:tcPr>
                <w:tcW w:w="709" w:type="dxa"/>
                <w:gridSpan w:val="2"/>
                <w:tcBorders>
                  <w:top w:val="single" w:sz="6" w:space="0" w:color="000000"/>
                  <w:bottom w:val="single" w:sz="6" w:space="0" w:color="000000"/>
                </w:tcBorders>
                <w:vAlign w:val="center"/>
              </w:tcPr>
            </w:tcPrChange>
          </w:tcPr>
          <w:p w14:paraId="2307B1A1" w14:textId="3D70E9AF" w:rsidR="00B53228" w:rsidRPr="001A68C5" w:rsidDel="00B53228" w:rsidRDefault="00B53228" w:rsidP="00B53228">
            <w:pPr>
              <w:spacing w:line="360" w:lineRule="auto"/>
              <w:ind w:left="175" w:right="-52"/>
              <w:jc w:val="left"/>
              <w:rPr>
                <w:moveFrom w:id="562" w:author="Hilarion Del Olmo" w:date="2026-08-11T12:56:00Z" w16du:dateUtc="2026-08-11T15:56:00Z"/>
                <w:b/>
                <w:bCs/>
                <w:sz w:val="10"/>
                <w:szCs w:val="10"/>
              </w:rPr>
            </w:pPr>
          </w:p>
        </w:tc>
      </w:tr>
      <w:tr w:rsidR="00B53228" w:rsidDel="00B53228" w14:paraId="52C7E5AC" w14:textId="6A94B5BB" w:rsidTr="00B53228">
        <w:trPr>
          <w:trHeight w:val="1265"/>
          <w:trPrChange w:id="563" w:author="Hilarion Del Olmo" w:date="2026-08-11T12:52:00Z" w16du:dateUtc="2026-08-11T15:52:00Z">
            <w:trPr>
              <w:gridAfter w:val="0"/>
              <w:trHeight w:val="1265"/>
            </w:trPr>
          </w:trPrChange>
        </w:trPr>
        <w:tc>
          <w:tcPr>
            <w:tcW w:w="2869" w:type="dxa"/>
            <w:vMerge w:val="restart"/>
            <w:tcBorders>
              <w:top w:val="single" w:sz="6" w:space="0" w:color="000000"/>
              <w:left w:val="single" w:sz="6" w:space="0" w:color="000000"/>
              <w:bottom w:val="single" w:sz="6" w:space="0" w:color="000000"/>
              <w:right w:val="single" w:sz="6" w:space="0" w:color="000000"/>
            </w:tcBorders>
            <w:shd w:val="clear" w:color="auto" w:fill="FEF4DE"/>
            <w:vAlign w:val="center"/>
            <w:tcPrChange w:id="564" w:author="Hilarion Del Olmo" w:date="2026-08-11T12:52:00Z" w16du:dateUtc="2026-08-11T15:52:00Z">
              <w:tcPr>
                <w:tcW w:w="2869" w:type="dxa"/>
                <w:gridSpan w:val="2"/>
                <w:vMerge w:val="restart"/>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2F673534" w14:textId="2A51058A" w:rsidR="00B53228" w:rsidDel="00B53228" w:rsidRDefault="00B53228" w:rsidP="00B53228">
            <w:pPr>
              <w:spacing w:line="360" w:lineRule="auto"/>
              <w:ind w:left="144" w:right="132" w:hanging="8"/>
              <w:jc w:val="left"/>
              <w:rPr>
                <w:moveFrom w:id="565" w:author="Hilarion Del Olmo" w:date="2026-08-11T12:56:00Z" w16du:dateUtc="2026-08-11T15:56:00Z"/>
                <w:sz w:val="20"/>
                <w:szCs w:val="20"/>
              </w:rPr>
            </w:pPr>
            <w:moveFrom w:id="566" w:author="Hilarion Del Olmo" w:date="2026-08-11T12:56:00Z" w16du:dateUtc="2026-08-11T15:56:00Z">
              <w:r w:rsidDel="00B53228">
                <w:rPr>
                  <w:b/>
                  <w:bCs/>
                  <w:sz w:val="20"/>
                  <w:szCs w:val="20"/>
                </w:rPr>
                <w:t xml:space="preserve">Segmento Competitivo Remanente </w:t>
              </w:r>
              <w:r w:rsidDel="00B53228">
                <w:rPr>
                  <w:sz w:val="20"/>
                  <w:szCs w:val="20"/>
                </w:rPr>
                <w:t xml:space="preserve">(Corte por Mercado Electrónico Arts. 14 y 16 Integradas + No Integradas Corte por Mercado Electrónico Arts. 14 y 16) + Coprocesamiento </w:t>
              </w:r>
            </w:moveFrom>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Change w:id="567"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2570C8A9" w14:textId="2897913E" w:rsidR="00B53228" w:rsidDel="00B53228" w:rsidRDefault="00B53228" w:rsidP="00B53228">
            <w:pPr>
              <w:spacing w:line="360" w:lineRule="auto"/>
              <w:ind w:right="137"/>
              <w:jc w:val="right"/>
              <w:rPr>
                <w:moveFrom w:id="568" w:author="Hilarion Del Olmo" w:date="2026-08-11T12:56:00Z" w16du:dateUtc="2026-08-11T15:56:00Z"/>
                <w:sz w:val="20"/>
                <w:szCs w:val="20"/>
              </w:rPr>
            </w:pPr>
            <w:moveFrom w:id="569" w:author="Hilarion Del Olmo" w:date="2026-08-11T12:56:00Z" w16du:dateUtc="2026-08-11T15:56:00Z">
              <w:r w:rsidDel="00B53228">
                <w:rPr>
                  <w:sz w:val="20"/>
                  <w:szCs w:val="20"/>
                </w:rPr>
                <w:t xml:space="preserve">Cómputo Máximo de </w:t>
              </w:r>
              <w:r w:rsidRPr="00542CE2" w:rsidDel="00B53228">
                <w:rPr>
                  <w:sz w:val="20"/>
                  <w:szCs w:val="20"/>
                </w:rPr>
                <w:t>componente biogénico certificado</w:t>
              </w:r>
            </w:moveFrom>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Change w:id="570"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72CEBAC8" w14:textId="2E5C6C1A" w:rsidR="00B53228" w:rsidDel="00B53228" w:rsidRDefault="00B53228" w:rsidP="00B53228">
            <w:pPr>
              <w:spacing w:line="360" w:lineRule="auto"/>
              <w:ind w:left="144" w:right="-52" w:hanging="8"/>
              <w:jc w:val="center"/>
              <w:rPr>
                <w:moveFrom w:id="571" w:author="Hilarion Del Olmo" w:date="2026-08-11T12:56:00Z" w16du:dateUtc="2026-08-11T15:56:00Z"/>
                <w:sz w:val="20"/>
                <w:szCs w:val="20"/>
              </w:rPr>
            </w:pPr>
            <w:moveFrom w:id="572" w:author="Hilarion Del Olmo" w:date="2026-08-11T12:56:00Z" w16du:dateUtc="2026-08-11T15:56:00Z">
              <w:r w:rsidDel="00B53228">
                <w:rPr>
                  <w:sz w:val="20"/>
                  <w:szCs w:val="20"/>
                </w:rPr>
                <w:t>0,0%</w:t>
              </w:r>
            </w:moveFrom>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Change w:id="573"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7FE07E1E" w14:textId="21CE5CF6" w:rsidR="00B53228" w:rsidDel="00B53228" w:rsidRDefault="00B53228" w:rsidP="00B53228">
            <w:pPr>
              <w:spacing w:line="360" w:lineRule="auto"/>
              <w:ind w:left="48" w:right="-52"/>
              <w:jc w:val="center"/>
              <w:rPr>
                <w:moveFrom w:id="574" w:author="Hilarion Del Olmo" w:date="2026-08-11T12:56:00Z" w16du:dateUtc="2026-08-11T15:56:00Z"/>
                <w:sz w:val="20"/>
                <w:szCs w:val="20"/>
              </w:rPr>
            </w:pPr>
            <w:moveFrom w:id="575" w:author="Hilarion Del Olmo" w:date="2026-08-11T12:56:00Z" w16du:dateUtc="2026-08-11T15:56:00Z">
              <w:r w:rsidDel="00B53228">
                <w:rPr>
                  <w:sz w:val="20"/>
                  <w:szCs w:val="20"/>
                </w:rPr>
                <w:t>0,5%</w:t>
              </w:r>
            </w:moveFrom>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Change w:id="576"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625341A7" w14:textId="64E4A992" w:rsidR="00B53228" w:rsidDel="00B53228" w:rsidRDefault="00B53228" w:rsidP="00B53228">
            <w:pPr>
              <w:spacing w:line="360" w:lineRule="auto"/>
              <w:ind w:left="48" w:right="-52"/>
              <w:jc w:val="center"/>
              <w:rPr>
                <w:moveFrom w:id="577" w:author="Hilarion Del Olmo" w:date="2026-08-11T12:56:00Z" w16du:dateUtc="2026-08-11T15:56:00Z"/>
                <w:sz w:val="20"/>
                <w:szCs w:val="20"/>
              </w:rPr>
            </w:pPr>
            <w:moveFrom w:id="578" w:author="Hilarion Del Olmo" w:date="2026-08-11T12:56:00Z" w16du:dateUtc="2026-08-11T15:56:00Z">
              <w:r w:rsidDel="00B53228">
                <w:rPr>
                  <w:sz w:val="20"/>
                  <w:szCs w:val="20"/>
                </w:rPr>
                <w:t>1,0%</w:t>
              </w:r>
            </w:moveFrom>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Change w:id="579"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2F0A8E24" w14:textId="43616B1A" w:rsidR="00B53228" w:rsidDel="00B53228" w:rsidRDefault="00B53228" w:rsidP="00B53228">
            <w:pPr>
              <w:spacing w:line="360" w:lineRule="auto"/>
              <w:ind w:left="48" w:right="-52"/>
              <w:jc w:val="center"/>
              <w:rPr>
                <w:moveFrom w:id="580" w:author="Hilarion Del Olmo" w:date="2026-08-11T12:56:00Z" w16du:dateUtc="2026-08-11T15:56:00Z"/>
                <w:sz w:val="20"/>
                <w:szCs w:val="20"/>
              </w:rPr>
            </w:pPr>
            <w:moveFrom w:id="581" w:author="Hilarion Del Olmo" w:date="2026-08-11T12:56:00Z" w16du:dateUtc="2026-08-11T15:56:00Z">
              <w:r w:rsidDel="00B53228">
                <w:rPr>
                  <w:sz w:val="20"/>
                  <w:szCs w:val="20"/>
                </w:rPr>
                <w:t>1,0%</w:t>
              </w:r>
            </w:moveFrom>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Change w:id="582"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42FBD930" w14:textId="1384D965" w:rsidR="00B53228" w:rsidDel="00B53228" w:rsidRDefault="00B53228" w:rsidP="00B53228">
            <w:pPr>
              <w:spacing w:line="360" w:lineRule="auto"/>
              <w:ind w:left="48" w:right="-52"/>
              <w:jc w:val="center"/>
              <w:rPr>
                <w:moveFrom w:id="583" w:author="Hilarion Del Olmo" w:date="2026-08-11T12:56:00Z" w16du:dateUtc="2026-08-11T15:56:00Z"/>
                <w:sz w:val="20"/>
                <w:szCs w:val="20"/>
              </w:rPr>
            </w:pPr>
            <w:moveFrom w:id="584" w:author="Hilarion Del Olmo" w:date="2026-08-11T12:56:00Z" w16du:dateUtc="2026-08-11T15:56:00Z">
              <w:r w:rsidDel="00B53228">
                <w:rPr>
                  <w:sz w:val="20"/>
                  <w:szCs w:val="20"/>
                </w:rPr>
                <w:t>1,5%</w:t>
              </w:r>
            </w:moveFrom>
          </w:p>
        </w:tc>
      </w:tr>
      <w:tr w:rsidR="00B53228" w:rsidDel="00B53228" w14:paraId="0ECA5A86" w14:textId="2F47B610" w:rsidTr="00B53228">
        <w:trPr>
          <w:trHeight w:val="2363"/>
          <w:trPrChange w:id="585" w:author="Hilarion Del Olmo" w:date="2026-08-11T12:52:00Z" w16du:dateUtc="2026-08-11T15:52:00Z">
            <w:trPr>
              <w:gridAfter w:val="0"/>
              <w:trHeight w:val="2363"/>
            </w:trPr>
          </w:trPrChange>
        </w:trPr>
        <w:tc>
          <w:tcPr>
            <w:tcW w:w="2869" w:type="dxa"/>
            <w:vMerge/>
            <w:tcBorders>
              <w:top w:val="single" w:sz="6" w:space="0" w:color="000000"/>
              <w:left w:val="single" w:sz="6" w:space="0" w:color="000000"/>
              <w:bottom w:val="single" w:sz="6" w:space="0" w:color="000000"/>
              <w:right w:val="single" w:sz="6" w:space="0" w:color="000000"/>
            </w:tcBorders>
            <w:shd w:val="clear" w:color="auto" w:fill="FEF4DE"/>
            <w:vAlign w:val="center"/>
            <w:tcPrChange w:id="586" w:author="Hilarion Del Olmo" w:date="2026-08-11T12:52:00Z" w16du:dateUtc="2026-08-11T15:52:00Z">
              <w:tcPr>
                <w:tcW w:w="2869" w:type="dxa"/>
                <w:gridSpan w:val="2"/>
                <w:vMerge/>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59C2CC27" w14:textId="660CB00E" w:rsidR="00B53228" w:rsidDel="00B53228" w:rsidRDefault="00B53228" w:rsidP="00B53228">
            <w:pPr>
              <w:spacing w:line="360" w:lineRule="auto"/>
              <w:ind w:right="-52"/>
              <w:jc w:val="left"/>
              <w:rPr>
                <w:moveFrom w:id="587" w:author="Hilarion Del Olmo" w:date="2026-08-11T12:56:00Z" w16du:dateUtc="2026-08-11T15:56:00Z"/>
                <w:sz w:val="20"/>
                <w:szCs w:val="20"/>
              </w:rPr>
            </w:pPr>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Change w:id="588"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211ED7C0" w14:textId="4916BB17" w:rsidR="00B53228" w:rsidDel="00B53228" w:rsidRDefault="00B53228" w:rsidP="00B53228">
            <w:pPr>
              <w:spacing w:line="360" w:lineRule="auto"/>
              <w:ind w:right="137"/>
              <w:jc w:val="right"/>
              <w:rPr>
                <w:moveFrom w:id="589" w:author="Hilarion Del Olmo" w:date="2026-08-11T12:56:00Z" w16du:dateUtc="2026-08-11T15:56:00Z"/>
                <w:sz w:val="20"/>
                <w:szCs w:val="20"/>
              </w:rPr>
            </w:pPr>
            <w:moveFrom w:id="590" w:author="Hilarion Del Olmo" w:date="2026-08-11T12:56:00Z" w16du:dateUtc="2026-08-11T15:56:00Z">
              <w:r w:rsidDel="00B53228">
                <w:rPr>
                  <w:sz w:val="20"/>
                  <w:szCs w:val="20"/>
                </w:rPr>
                <w:t xml:space="preserve">Computo Máximo del crédito adicional generado por biodiesel de segunda generación adjudicado en el Segmento Competitivo No Integradas </w:t>
              </w:r>
            </w:moveFrom>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Change w:id="591"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3747A396" w14:textId="0C800FB5" w:rsidR="00B53228" w:rsidDel="00B53228" w:rsidRDefault="00B53228" w:rsidP="00B53228">
            <w:pPr>
              <w:spacing w:line="360" w:lineRule="auto"/>
              <w:ind w:left="144" w:right="-52" w:hanging="8"/>
              <w:jc w:val="center"/>
              <w:rPr>
                <w:moveFrom w:id="592" w:author="Hilarion Del Olmo" w:date="2026-08-11T12:56:00Z" w16du:dateUtc="2026-08-11T15:56:00Z"/>
                <w:sz w:val="20"/>
                <w:szCs w:val="20"/>
              </w:rPr>
            </w:pPr>
            <w:moveFrom w:id="593" w:author="Hilarion Del Olmo" w:date="2026-08-11T12:56:00Z" w16du:dateUtc="2026-08-11T15:56:00Z">
              <w:r w:rsidDel="00B53228">
                <w:rPr>
                  <w:sz w:val="20"/>
                  <w:szCs w:val="20"/>
                </w:rPr>
                <w:t>0,0%</w:t>
              </w:r>
            </w:moveFrom>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Change w:id="594"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525B8C3B" w14:textId="70E81B4C" w:rsidR="00B53228" w:rsidDel="00B53228" w:rsidRDefault="00B53228" w:rsidP="00B53228">
            <w:pPr>
              <w:spacing w:line="360" w:lineRule="auto"/>
              <w:ind w:left="48" w:right="-52"/>
              <w:jc w:val="center"/>
              <w:rPr>
                <w:moveFrom w:id="595" w:author="Hilarion Del Olmo" w:date="2026-08-11T12:56:00Z" w16du:dateUtc="2026-08-11T15:56:00Z"/>
                <w:sz w:val="20"/>
                <w:szCs w:val="20"/>
              </w:rPr>
            </w:pPr>
            <w:moveFrom w:id="596" w:author="Hilarion Del Olmo" w:date="2026-08-11T12:56:00Z" w16du:dateUtc="2026-08-11T15:56:00Z">
              <w:r w:rsidDel="00B53228">
                <w:rPr>
                  <w:sz w:val="20"/>
                  <w:szCs w:val="20"/>
                </w:rPr>
                <w:t>0,5%</w:t>
              </w:r>
            </w:moveFrom>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Change w:id="597"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1D1F8C00" w14:textId="38480E59" w:rsidR="00B53228" w:rsidDel="00B53228" w:rsidRDefault="00B53228" w:rsidP="00B53228">
            <w:pPr>
              <w:spacing w:line="360" w:lineRule="auto"/>
              <w:ind w:left="48" w:right="-52"/>
              <w:jc w:val="center"/>
              <w:rPr>
                <w:moveFrom w:id="598" w:author="Hilarion Del Olmo" w:date="2026-08-11T12:56:00Z" w16du:dateUtc="2026-08-11T15:56:00Z"/>
                <w:sz w:val="20"/>
                <w:szCs w:val="20"/>
              </w:rPr>
            </w:pPr>
            <w:moveFrom w:id="599" w:author="Hilarion Del Olmo" w:date="2026-08-11T12:56:00Z" w16du:dateUtc="2026-08-11T15:56:00Z">
              <w:r w:rsidDel="00B53228">
                <w:rPr>
                  <w:sz w:val="20"/>
                  <w:szCs w:val="20"/>
                </w:rPr>
                <w:t>1,0%</w:t>
              </w:r>
            </w:moveFrom>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Change w:id="600"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5E4AAA4C" w14:textId="2B077E83" w:rsidR="00B53228" w:rsidDel="00B53228" w:rsidRDefault="00B53228" w:rsidP="00B53228">
            <w:pPr>
              <w:spacing w:line="360" w:lineRule="auto"/>
              <w:ind w:left="48" w:right="-52"/>
              <w:jc w:val="center"/>
              <w:rPr>
                <w:moveFrom w:id="601" w:author="Hilarion Del Olmo" w:date="2026-08-11T12:56:00Z" w16du:dateUtc="2026-08-11T15:56:00Z"/>
                <w:sz w:val="20"/>
                <w:szCs w:val="20"/>
              </w:rPr>
            </w:pPr>
            <w:moveFrom w:id="602" w:author="Hilarion Del Olmo" w:date="2026-08-11T12:56:00Z" w16du:dateUtc="2026-08-11T15:56:00Z">
              <w:r w:rsidDel="00B53228">
                <w:rPr>
                  <w:sz w:val="20"/>
                  <w:szCs w:val="20"/>
                </w:rPr>
                <w:t>1,0%</w:t>
              </w:r>
            </w:moveFrom>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Change w:id="603"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71741EB1" w14:textId="193F5FB7" w:rsidR="00B53228" w:rsidDel="00B53228" w:rsidRDefault="00B53228" w:rsidP="00B53228">
            <w:pPr>
              <w:spacing w:line="360" w:lineRule="auto"/>
              <w:ind w:left="48" w:right="-52"/>
              <w:jc w:val="center"/>
              <w:rPr>
                <w:moveFrom w:id="604" w:author="Hilarion Del Olmo" w:date="2026-08-11T12:56:00Z" w16du:dateUtc="2026-08-11T15:56:00Z"/>
                <w:sz w:val="20"/>
                <w:szCs w:val="20"/>
              </w:rPr>
            </w:pPr>
            <w:moveFrom w:id="605" w:author="Hilarion Del Olmo" w:date="2026-08-11T12:56:00Z" w16du:dateUtc="2026-08-11T15:56:00Z">
              <w:r w:rsidDel="00B53228">
                <w:rPr>
                  <w:sz w:val="20"/>
                  <w:szCs w:val="20"/>
                </w:rPr>
                <w:t>1,5%</w:t>
              </w:r>
            </w:moveFrom>
          </w:p>
        </w:tc>
      </w:tr>
      <w:tr w:rsidR="00B53228" w:rsidDel="00B53228" w14:paraId="5957EE5D" w14:textId="1964EB4A" w:rsidTr="00B53228">
        <w:trPr>
          <w:trHeight w:val="1454"/>
          <w:trPrChange w:id="606" w:author="Hilarion Del Olmo" w:date="2026-08-11T12:52:00Z" w16du:dateUtc="2026-08-11T15:52:00Z">
            <w:trPr>
              <w:gridAfter w:val="0"/>
              <w:trHeight w:val="1454"/>
            </w:trPr>
          </w:trPrChange>
        </w:trPr>
        <w:tc>
          <w:tcPr>
            <w:tcW w:w="2869" w:type="dxa"/>
            <w:vMerge/>
            <w:tcBorders>
              <w:top w:val="single" w:sz="6" w:space="0" w:color="000000"/>
              <w:left w:val="single" w:sz="6" w:space="0" w:color="000000"/>
              <w:bottom w:val="single" w:sz="6" w:space="0" w:color="000000"/>
              <w:right w:val="single" w:sz="6" w:space="0" w:color="000000"/>
            </w:tcBorders>
            <w:shd w:val="clear" w:color="auto" w:fill="FEF4DE"/>
            <w:vAlign w:val="center"/>
            <w:tcPrChange w:id="607" w:author="Hilarion Del Olmo" w:date="2026-08-11T12:52:00Z" w16du:dateUtc="2026-08-11T15:52:00Z">
              <w:tcPr>
                <w:tcW w:w="2869" w:type="dxa"/>
                <w:gridSpan w:val="2"/>
                <w:vMerge/>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03FF81A7" w14:textId="6D2061B2" w:rsidR="00B53228" w:rsidDel="00B53228" w:rsidRDefault="00B53228" w:rsidP="00B53228">
            <w:pPr>
              <w:spacing w:line="360" w:lineRule="auto"/>
              <w:ind w:right="-52"/>
              <w:jc w:val="left"/>
              <w:rPr>
                <w:moveFrom w:id="608" w:author="Hilarion Del Olmo" w:date="2026-08-11T12:56:00Z" w16du:dateUtc="2026-08-11T15:56:00Z"/>
                <w:sz w:val="20"/>
                <w:szCs w:val="20"/>
              </w:rPr>
            </w:pPr>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Change w:id="609"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7C1D9544" w14:textId="4D5E5BBD" w:rsidR="00B53228" w:rsidDel="00B53228" w:rsidRDefault="00B53228" w:rsidP="00B53228">
            <w:pPr>
              <w:spacing w:line="360" w:lineRule="auto"/>
              <w:ind w:left="130" w:right="137" w:firstLine="0"/>
              <w:jc w:val="right"/>
              <w:rPr>
                <w:moveFrom w:id="610" w:author="Hilarion Del Olmo" w:date="2026-08-11T12:56:00Z" w16du:dateUtc="2026-08-11T15:56:00Z"/>
                <w:sz w:val="20"/>
                <w:szCs w:val="20"/>
              </w:rPr>
            </w:pPr>
            <w:moveFrom w:id="611" w:author="Hilarion Del Olmo" w:date="2026-08-11T12:56:00Z" w16du:dateUtc="2026-08-11T15:56:00Z">
              <w:r w:rsidDel="00B53228">
                <w:rPr>
                  <w:sz w:val="20"/>
                  <w:szCs w:val="20"/>
                </w:rPr>
                <w:t xml:space="preserve">Corte Mínimo Biodiesel primera </w:t>
              </w:r>
            </w:moveFrom>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Change w:id="612"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15F45B59" w14:textId="61324292" w:rsidR="00B53228" w:rsidDel="00B53228" w:rsidRDefault="00B53228" w:rsidP="00B53228">
            <w:pPr>
              <w:spacing w:line="360" w:lineRule="auto"/>
              <w:ind w:left="144" w:right="-52" w:hanging="8"/>
              <w:jc w:val="center"/>
              <w:rPr>
                <w:moveFrom w:id="613" w:author="Hilarion Del Olmo" w:date="2026-08-11T12:56:00Z" w16du:dateUtc="2026-08-11T15:56:00Z"/>
                <w:sz w:val="20"/>
                <w:szCs w:val="20"/>
              </w:rPr>
            </w:pPr>
            <w:moveFrom w:id="614" w:author="Hilarion Del Olmo" w:date="2026-08-11T12:56:00Z" w16du:dateUtc="2026-08-11T15:56:00Z">
              <w:r w:rsidDel="00B53228">
                <w:rPr>
                  <w:sz w:val="20"/>
                  <w:szCs w:val="20"/>
                </w:rPr>
                <w:t>0,0%</w:t>
              </w:r>
            </w:moveFrom>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Change w:id="615"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5A6132BB" w14:textId="482D66AF" w:rsidR="00B53228" w:rsidDel="00B53228" w:rsidRDefault="00B53228" w:rsidP="00B53228">
            <w:pPr>
              <w:spacing w:line="360" w:lineRule="auto"/>
              <w:ind w:left="48" w:right="-52"/>
              <w:jc w:val="center"/>
              <w:rPr>
                <w:moveFrom w:id="616" w:author="Hilarion Del Olmo" w:date="2026-08-11T12:56:00Z" w16du:dateUtc="2026-08-11T15:56:00Z"/>
                <w:sz w:val="20"/>
                <w:szCs w:val="20"/>
              </w:rPr>
            </w:pPr>
            <w:moveFrom w:id="617" w:author="Hilarion Del Olmo" w:date="2026-08-11T12:56:00Z" w16du:dateUtc="2026-08-11T15:56:00Z">
              <w:r w:rsidDel="00B53228">
                <w:rPr>
                  <w:sz w:val="20"/>
                  <w:szCs w:val="20"/>
                </w:rPr>
                <w:t>2,5%</w:t>
              </w:r>
            </w:moveFrom>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Change w:id="618"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5DE4221F" w14:textId="1163D68B" w:rsidR="00B53228" w:rsidDel="00B53228" w:rsidRDefault="00B53228" w:rsidP="00B53228">
            <w:pPr>
              <w:spacing w:line="360" w:lineRule="auto"/>
              <w:ind w:left="48" w:right="-52"/>
              <w:jc w:val="center"/>
              <w:rPr>
                <w:moveFrom w:id="619" w:author="Hilarion Del Olmo" w:date="2026-08-11T12:56:00Z" w16du:dateUtc="2026-08-11T15:56:00Z"/>
                <w:sz w:val="20"/>
                <w:szCs w:val="20"/>
              </w:rPr>
            </w:pPr>
            <w:moveFrom w:id="620" w:author="Hilarion Del Olmo" w:date="2026-08-11T12:56:00Z" w16du:dateUtc="2026-08-11T15:56:00Z">
              <w:r w:rsidDel="00B53228">
                <w:rPr>
                  <w:sz w:val="20"/>
                  <w:szCs w:val="20"/>
                </w:rPr>
                <w:t>2,5%</w:t>
              </w:r>
            </w:moveFrom>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Change w:id="621"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13FDF893" w14:textId="75FC3C70" w:rsidR="00B53228" w:rsidDel="00B53228" w:rsidRDefault="00B53228" w:rsidP="00B53228">
            <w:pPr>
              <w:spacing w:line="360" w:lineRule="auto"/>
              <w:ind w:left="48" w:right="-52"/>
              <w:jc w:val="center"/>
              <w:rPr>
                <w:moveFrom w:id="622" w:author="Hilarion Del Olmo" w:date="2026-08-11T12:56:00Z" w16du:dateUtc="2026-08-11T15:56:00Z"/>
                <w:sz w:val="20"/>
                <w:szCs w:val="20"/>
              </w:rPr>
            </w:pPr>
            <w:moveFrom w:id="623" w:author="Hilarion Del Olmo" w:date="2026-08-11T12:56:00Z" w16du:dateUtc="2026-08-11T15:56:00Z">
              <w:r w:rsidDel="00B53228">
                <w:rPr>
                  <w:sz w:val="20"/>
                  <w:szCs w:val="20"/>
                </w:rPr>
                <w:t>3,0%</w:t>
              </w:r>
            </w:moveFrom>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Change w:id="624"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1135D5CE" w14:textId="7E6F92F0" w:rsidR="00B53228" w:rsidDel="00B53228" w:rsidRDefault="00B53228" w:rsidP="00B53228">
            <w:pPr>
              <w:spacing w:line="360" w:lineRule="auto"/>
              <w:ind w:left="48" w:right="-52"/>
              <w:jc w:val="center"/>
              <w:rPr>
                <w:moveFrom w:id="625" w:author="Hilarion Del Olmo" w:date="2026-08-11T12:56:00Z" w16du:dateUtc="2026-08-11T15:56:00Z"/>
                <w:sz w:val="20"/>
                <w:szCs w:val="20"/>
              </w:rPr>
            </w:pPr>
            <w:moveFrom w:id="626" w:author="Hilarion Del Olmo" w:date="2026-08-11T12:56:00Z" w16du:dateUtc="2026-08-11T15:56:00Z">
              <w:r w:rsidDel="00B53228">
                <w:rPr>
                  <w:sz w:val="20"/>
                  <w:szCs w:val="20"/>
                </w:rPr>
                <w:t>4,0%</w:t>
              </w:r>
            </w:moveFrom>
          </w:p>
        </w:tc>
      </w:tr>
      <w:tr w:rsidR="00B53228" w:rsidDel="00B53228" w14:paraId="52830B14" w14:textId="6BC07D6E" w:rsidTr="00B53228">
        <w:trPr>
          <w:trHeight w:val="1013"/>
          <w:trPrChange w:id="627" w:author="Hilarion Del Olmo" w:date="2026-08-11T12:52:00Z" w16du:dateUtc="2026-08-11T15:52:00Z">
            <w:trPr>
              <w:gridAfter w:val="0"/>
              <w:trHeight w:val="1013"/>
            </w:trPr>
          </w:trPrChange>
        </w:trPr>
        <w:tc>
          <w:tcPr>
            <w:tcW w:w="2869" w:type="dxa"/>
            <w:vMerge/>
            <w:tcBorders>
              <w:top w:val="single" w:sz="6" w:space="0" w:color="000000"/>
              <w:left w:val="single" w:sz="6" w:space="0" w:color="000000"/>
              <w:bottom w:val="single" w:sz="6" w:space="0" w:color="000000"/>
              <w:right w:val="single" w:sz="6" w:space="0" w:color="000000"/>
            </w:tcBorders>
            <w:shd w:val="clear" w:color="auto" w:fill="FEF4DE"/>
            <w:vAlign w:val="center"/>
            <w:tcPrChange w:id="628" w:author="Hilarion Del Olmo" w:date="2026-08-11T12:52:00Z" w16du:dateUtc="2026-08-11T15:52:00Z">
              <w:tcPr>
                <w:tcW w:w="2869" w:type="dxa"/>
                <w:gridSpan w:val="2"/>
                <w:vMerge/>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1D605E46" w14:textId="4FA33127" w:rsidR="00B53228" w:rsidDel="00B53228" w:rsidRDefault="00B53228" w:rsidP="00B53228">
            <w:pPr>
              <w:spacing w:line="360" w:lineRule="auto"/>
              <w:ind w:right="-52"/>
              <w:jc w:val="left"/>
              <w:rPr>
                <w:moveFrom w:id="629" w:author="Hilarion Del Olmo" w:date="2026-08-11T12:56:00Z" w16du:dateUtc="2026-08-11T15:56:00Z"/>
                <w:sz w:val="20"/>
                <w:szCs w:val="20"/>
              </w:rPr>
            </w:pPr>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Change w:id="630"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150D59E8" w14:textId="46B7F6BD" w:rsidR="00B53228" w:rsidDel="00B53228" w:rsidRDefault="00B53228" w:rsidP="00B53228">
            <w:pPr>
              <w:spacing w:line="360" w:lineRule="auto"/>
              <w:ind w:left="130" w:right="-52" w:firstLine="0"/>
              <w:jc w:val="left"/>
              <w:rPr>
                <w:moveFrom w:id="631" w:author="Hilarion Del Olmo" w:date="2026-08-11T12:56:00Z" w16du:dateUtc="2026-08-11T15:56:00Z"/>
                <w:sz w:val="20"/>
                <w:szCs w:val="20"/>
              </w:rPr>
            </w:pPr>
            <w:moveFrom w:id="632" w:author="Hilarion Del Olmo" w:date="2026-08-11T12:56:00Z" w16du:dateUtc="2026-08-11T15:56:00Z">
              <w:r w:rsidDel="00B53228">
                <w:rPr>
                  <w:sz w:val="20"/>
                  <w:szCs w:val="20"/>
                </w:rPr>
                <w:t>Total Segmento</w:t>
              </w:r>
            </w:moveFrom>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Change w:id="633"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3C3ECEC8" w14:textId="7504952E" w:rsidR="00B53228" w:rsidDel="00B53228" w:rsidRDefault="00B53228" w:rsidP="00B53228">
            <w:pPr>
              <w:spacing w:line="360" w:lineRule="auto"/>
              <w:ind w:left="144" w:right="-52" w:hanging="8"/>
              <w:jc w:val="center"/>
              <w:rPr>
                <w:moveFrom w:id="634" w:author="Hilarion Del Olmo" w:date="2026-08-11T12:56:00Z" w16du:dateUtc="2026-08-11T15:56:00Z"/>
                <w:sz w:val="20"/>
                <w:szCs w:val="20"/>
              </w:rPr>
            </w:pPr>
            <w:moveFrom w:id="635" w:author="Hilarion Del Olmo" w:date="2026-08-11T12:56:00Z" w16du:dateUtc="2026-08-11T15:56:00Z">
              <w:r w:rsidDel="00B53228">
                <w:rPr>
                  <w:sz w:val="20"/>
                  <w:szCs w:val="20"/>
                </w:rPr>
                <w:t>0,0%</w:t>
              </w:r>
            </w:moveFrom>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Change w:id="636"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508F9CA8" w14:textId="5196E24B" w:rsidR="00B53228" w:rsidDel="00B53228" w:rsidRDefault="00B53228" w:rsidP="00B53228">
            <w:pPr>
              <w:spacing w:line="360" w:lineRule="auto"/>
              <w:ind w:left="48" w:right="-52"/>
              <w:jc w:val="center"/>
              <w:rPr>
                <w:moveFrom w:id="637" w:author="Hilarion Del Olmo" w:date="2026-08-11T12:56:00Z" w16du:dateUtc="2026-08-11T15:56:00Z"/>
                <w:sz w:val="20"/>
                <w:szCs w:val="20"/>
              </w:rPr>
            </w:pPr>
            <w:moveFrom w:id="638" w:author="Hilarion Del Olmo" w:date="2026-08-11T12:56:00Z" w16du:dateUtc="2026-08-11T15:56:00Z">
              <w:r w:rsidDel="00B53228">
                <w:rPr>
                  <w:sz w:val="20"/>
                  <w:szCs w:val="20"/>
                </w:rPr>
                <w:t>3,5%</w:t>
              </w:r>
            </w:moveFrom>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Change w:id="639"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3079B63E" w14:textId="1946C243" w:rsidR="00B53228" w:rsidDel="00B53228" w:rsidRDefault="00B53228" w:rsidP="00B53228">
            <w:pPr>
              <w:spacing w:line="360" w:lineRule="auto"/>
              <w:ind w:left="48" w:right="-52"/>
              <w:jc w:val="center"/>
              <w:rPr>
                <w:moveFrom w:id="640" w:author="Hilarion Del Olmo" w:date="2026-08-11T12:56:00Z" w16du:dateUtc="2026-08-11T15:56:00Z"/>
                <w:sz w:val="20"/>
                <w:szCs w:val="20"/>
              </w:rPr>
            </w:pPr>
            <w:moveFrom w:id="641" w:author="Hilarion Del Olmo" w:date="2026-08-11T12:56:00Z" w16du:dateUtc="2026-08-11T15:56:00Z">
              <w:r w:rsidDel="00B53228">
                <w:rPr>
                  <w:sz w:val="20"/>
                  <w:szCs w:val="20"/>
                </w:rPr>
                <w:t>4,5%</w:t>
              </w:r>
            </w:moveFrom>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Change w:id="642"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485140DD" w14:textId="264DBE36" w:rsidR="00B53228" w:rsidDel="00B53228" w:rsidRDefault="00B53228" w:rsidP="00B53228">
            <w:pPr>
              <w:spacing w:line="360" w:lineRule="auto"/>
              <w:ind w:left="48" w:right="-52"/>
              <w:jc w:val="center"/>
              <w:rPr>
                <w:moveFrom w:id="643" w:author="Hilarion Del Olmo" w:date="2026-08-11T12:56:00Z" w16du:dateUtc="2026-08-11T15:56:00Z"/>
                <w:sz w:val="20"/>
                <w:szCs w:val="20"/>
              </w:rPr>
            </w:pPr>
            <w:moveFrom w:id="644" w:author="Hilarion Del Olmo" w:date="2026-08-11T12:56:00Z" w16du:dateUtc="2026-08-11T15:56:00Z">
              <w:r w:rsidDel="00B53228">
                <w:rPr>
                  <w:sz w:val="20"/>
                  <w:szCs w:val="20"/>
                </w:rPr>
                <w:t>5,0%</w:t>
              </w:r>
            </w:moveFrom>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Change w:id="645"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shd w:val="clear" w:color="auto" w:fill="FEF4DE"/>
                <w:vAlign w:val="center"/>
              </w:tcPr>
            </w:tcPrChange>
          </w:tcPr>
          <w:p w14:paraId="70323E0A" w14:textId="45E48B4A" w:rsidR="00B53228" w:rsidDel="00B53228" w:rsidRDefault="00B53228" w:rsidP="00B53228">
            <w:pPr>
              <w:spacing w:line="360" w:lineRule="auto"/>
              <w:ind w:left="48" w:right="-52"/>
              <w:jc w:val="center"/>
              <w:rPr>
                <w:moveFrom w:id="646" w:author="Hilarion Del Olmo" w:date="2026-08-11T12:56:00Z" w16du:dateUtc="2026-08-11T15:56:00Z"/>
                <w:sz w:val="20"/>
                <w:szCs w:val="20"/>
              </w:rPr>
            </w:pPr>
            <w:moveFrom w:id="647" w:author="Hilarion Del Olmo" w:date="2026-08-11T12:56:00Z" w16du:dateUtc="2026-08-11T15:56:00Z">
              <w:r w:rsidDel="00B53228">
                <w:rPr>
                  <w:sz w:val="20"/>
                  <w:szCs w:val="20"/>
                </w:rPr>
                <w:t>7,0%</w:t>
              </w:r>
            </w:moveFrom>
          </w:p>
        </w:tc>
      </w:tr>
      <w:tr w:rsidR="00B53228" w:rsidRPr="001A68C5" w:rsidDel="00B53228" w14:paraId="453A82C8" w14:textId="342324EE" w:rsidTr="00B53228">
        <w:trPr>
          <w:trHeight w:val="113"/>
          <w:trPrChange w:id="648" w:author="Hilarion Del Olmo" w:date="2026-08-11T12:52:00Z" w16du:dateUtc="2026-08-11T15:52:00Z">
            <w:trPr>
              <w:gridAfter w:val="0"/>
              <w:trHeight w:val="113"/>
            </w:trPr>
          </w:trPrChange>
        </w:trPr>
        <w:tc>
          <w:tcPr>
            <w:tcW w:w="2869" w:type="dxa"/>
            <w:tcBorders>
              <w:top w:val="single" w:sz="6" w:space="0" w:color="000000"/>
              <w:bottom w:val="single" w:sz="6" w:space="0" w:color="000000"/>
            </w:tcBorders>
            <w:vAlign w:val="center"/>
            <w:tcPrChange w:id="649" w:author="Hilarion Del Olmo" w:date="2026-08-11T12:52:00Z" w16du:dateUtc="2026-08-11T15:52:00Z">
              <w:tcPr>
                <w:tcW w:w="2869" w:type="dxa"/>
                <w:gridSpan w:val="2"/>
                <w:tcBorders>
                  <w:top w:val="single" w:sz="6" w:space="0" w:color="000000"/>
                  <w:bottom w:val="single" w:sz="6" w:space="0" w:color="000000"/>
                </w:tcBorders>
                <w:vAlign w:val="center"/>
              </w:tcPr>
            </w:tcPrChange>
          </w:tcPr>
          <w:p w14:paraId="084CEB71" w14:textId="5298E636" w:rsidR="00B53228" w:rsidRPr="001A68C5" w:rsidDel="00B53228" w:rsidRDefault="00B53228" w:rsidP="00B53228">
            <w:pPr>
              <w:spacing w:line="360" w:lineRule="auto"/>
              <w:ind w:left="175" w:right="-52"/>
              <w:jc w:val="left"/>
              <w:rPr>
                <w:moveFrom w:id="650"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Change w:id="651" w:author="Hilarion Del Olmo" w:date="2026-08-11T12:52:00Z" w16du:dateUtc="2026-08-11T15:52:00Z">
              <w:tcPr>
                <w:tcW w:w="2835" w:type="dxa"/>
                <w:gridSpan w:val="2"/>
                <w:tcBorders>
                  <w:top w:val="single" w:sz="6" w:space="0" w:color="000000"/>
                  <w:bottom w:val="single" w:sz="6" w:space="0" w:color="000000"/>
                </w:tcBorders>
                <w:vAlign w:val="center"/>
              </w:tcPr>
            </w:tcPrChange>
          </w:tcPr>
          <w:p w14:paraId="09F0F41E" w14:textId="4EC48C32" w:rsidR="00B53228" w:rsidRPr="001A68C5" w:rsidDel="00B53228" w:rsidRDefault="00B53228" w:rsidP="00B53228">
            <w:pPr>
              <w:spacing w:line="360" w:lineRule="auto"/>
              <w:ind w:right="-52"/>
              <w:rPr>
                <w:moveFrom w:id="652" w:author="Hilarion Del Olmo" w:date="2026-08-11T12:56:00Z" w16du:dateUtc="2026-08-11T15:56:00Z"/>
                <w:b/>
                <w:bCs/>
                <w:sz w:val="10"/>
                <w:szCs w:val="10"/>
              </w:rPr>
            </w:pPr>
          </w:p>
        </w:tc>
        <w:tc>
          <w:tcPr>
            <w:tcW w:w="1559" w:type="dxa"/>
            <w:tcBorders>
              <w:top w:val="single" w:sz="6" w:space="0" w:color="000000"/>
              <w:bottom w:val="single" w:sz="6" w:space="0" w:color="000000"/>
            </w:tcBorders>
            <w:vAlign w:val="center"/>
            <w:tcPrChange w:id="653" w:author="Hilarion Del Olmo" w:date="2026-08-11T12:52:00Z" w16du:dateUtc="2026-08-11T15:52:00Z">
              <w:tcPr>
                <w:tcW w:w="1559" w:type="dxa"/>
                <w:gridSpan w:val="2"/>
                <w:tcBorders>
                  <w:top w:val="single" w:sz="6" w:space="0" w:color="000000"/>
                  <w:bottom w:val="single" w:sz="6" w:space="0" w:color="000000"/>
                </w:tcBorders>
                <w:vAlign w:val="center"/>
              </w:tcPr>
            </w:tcPrChange>
          </w:tcPr>
          <w:p w14:paraId="7BD1E0DC" w14:textId="65432730" w:rsidR="00B53228" w:rsidRPr="001A68C5" w:rsidDel="00B53228" w:rsidRDefault="00B53228" w:rsidP="00B53228">
            <w:pPr>
              <w:spacing w:line="360" w:lineRule="auto"/>
              <w:ind w:left="144" w:right="-52" w:hanging="8"/>
              <w:jc w:val="center"/>
              <w:rPr>
                <w:moveFrom w:id="654"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Change w:id="655" w:author="Hilarion Del Olmo" w:date="2026-08-11T12:52:00Z" w16du:dateUtc="2026-08-11T15:52:00Z">
              <w:tcPr>
                <w:tcW w:w="1094" w:type="dxa"/>
                <w:gridSpan w:val="2"/>
                <w:tcBorders>
                  <w:top w:val="single" w:sz="6" w:space="0" w:color="000000"/>
                  <w:bottom w:val="single" w:sz="6" w:space="0" w:color="000000"/>
                </w:tcBorders>
                <w:vAlign w:val="center"/>
              </w:tcPr>
            </w:tcPrChange>
          </w:tcPr>
          <w:p w14:paraId="3DAC6071" w14:textId="5C435226" w:rsidR="00B53228" w:rsidRPr="001A68C5" w:rsidDel="00B53228" w:rsidRDefault="00B53228" w:rsidP="00B53228">
            <w:pPr>
              <w:spacing w:line="360" w:lineRule="auto"/>
              <w:ind w:left="48" w:right="-52"/>
              <w:jc w:val="center"/>
              <w:rPr>
                <w:moveFrom w:id="656"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Change w:id="657" w:author="Hilarion Del Olmo" w:date="2026-08-11T12:52:00Z" w16du:dateUtc="2026-08-11T15:52:00Z">
              <w:tcPr>
                <w:tcW w:w="750" w:type="dxa"/>
                <w:gridSpan w:val="2"/>
                <w:tcBorders>
                  <w:top w:val="single" w:sz="6" w:space="0" w:color="000000"/>
                  <w:bottom w:val="single" w:sz="6" w:space="0" w:color="000000"/>
                </w:tcBorders>
                <w:vAlign w:val="center"/>
              </w:tcPr>
            </w:tcPrChange>
          </w:tcPr>
          <w:p w14:paraId="18FCA6F2" w14:textId="1DB3635C" w:rsidR="00B53228" w:rsidRPr="001A68C5" w:rsidDel="00B53228" w:rsidRDefault="00B53228" w:rsidP="00B53228">
            <w:pPr>
              <w:spacing w:line="360" w:lineRule="auto"/>
              <w:ind w:left="48" w:right="-52"/>
              <w:jc w:val="center"/>
              <w:rPr>
                <w:moveFrom w:id="658"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Change w:id="659" w:author="Hilarion Del Olmo" w:date="2026-08-11T12:52:00Z" w16du:dateUtc="2026-08-11T15:52:00Z">
              <w:tcPr>
                <w:tcW w:w="708" w:type="dxa"/>
                <w:gridSpan w:val="2"/>
                <w:tcBorders>
                  <w:top w:val="single" w:sz="6" w:space="0" w:color="000000"/>
                  <w:bottom w:val="single" w:sz="6" w:space="0" w:color="000000"/>
                </w:tcBorders>
                <w:vAlign w:val="center"/>
              </w:tcPr>
            </w:tcPrChange>
          </w:tcPr>
          <w:p w14:paraId="2F9D47DD" w14:textId="05F774F3" w:rsidR="00B53228" w:rsidRPr="001A68C5" w:rsidDel="00B53228" w:rsidRDefault="00B53228" w:rsidP="00B53228">
            <w:pPr>
              <w:spacing w:line="360" w:lineRule="auto"/>
              <w:ind w:left="48" w:right="-52"/>
              <w:jc w:val="center"/>
              <w:rPr>
                <w:moveFrom w:id="660"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Change w:id="661" w:author="Hilarion Del Olmo" w:date="2026-08-11T12:52:00Z" w16du:dateUtc="2026-08-11T15:52:00Z">
              <w:tcPr>
                <w:tcW w:w="709" w:type="dxa"/>
                <w:gridSpan w:val="2"/>
                <w:tcBorders>
                  <w:top w:val="single" w:sz="6" w:space="0" w:color="000000"/>
                  <w:bottom w:val="single" w:sz="6" w:space="0" w:color="000000"/>
                </w:tcBorders>
                <w:vAlign w:val="center"/>
              </w:tcPr>
            </w:tcPrChange>
          </w:tcPr>
          <w:p w14:paraId="3FDABABC" w14:textId="014E4E6C" w:rsidR="00B53228" w:rsidRPr="001A68C5" w:rsidDel="00B53228" w:rsidRDefault="00B53228" w:rsidP="00B53228">
            <w:pPr>
              <w:spacing w:line="360" w:lineRule="auto"/>
              <w:ind w:left="48" w:right="-52"/>
              <w:jc w:val="center"/>
              <w:rPr>
                <w:moveFrom w:id="662" w:author="Hilarion Del Olmo" w:date="2026-08-11T12:56:00Z" w16du:dateUtc="2026-08-11T15:56:00Z"/>
                <w:b/>
                <w:bCs/>
                <w:sz w:val="10"/>
                <w:szCs w:val="10"/>
              </w:rPr>
            </w:pPr>
          </w:p>
        </w:tc>
      </w:tr>
      <w:tr w:rsidR="00B53228" w:rsidDel="00B53228" w14:paraId="6A012621" w14:textId="5C9CC4A9" w:rsidTr="00B53228">
        <w:trPr>
          <w:trHeight w:val="452"/>
          <w:trPrChange w:id="663" w:author="Hilarion Del Olmo" w:date="2026-08-11T12:52:00Z" w16du:dateUtc="2026-08-11T15:52:00Z">
            <w:trPr>
              <w:gridAfter w:val="0"/>
              <w:trHeight w:val="452"/>
            </w:trPr>
          </w:trPrChange>
        </w:trPr>
        <w:tc>
          <w:tcPr>
            <w:tcW w:w="2869" w:type="dxa"/>
            <w:tcBorders>
              <w:top w:val="single" w:sz="6" w:space="0" w:color="000000"/>
              <w:left w:val="single" w:sz="6" w:space="0" w:color="000000"/>
              <w:bottom w:val="single" w:sz="6" w:space="0" w:color="000000"/>
              <w:right w:val="single" w:sz="6" w:space="0" w:color="000000"/>
            </w:tcBorders>
            <w:vAlign w:val="bottom"/>
            <w:tcPrChange w:id="664" w:author="Hilarion Del Olmo" w:date="2026-08-11T12:52:00Z" w16du:dateUtc="2026-08-11T15:52:00Z">
              <w:tcPr>
                <w:tcW w:w="2869" w:type="dxa"/>
                <w:gridSpan w:val="2"/>
                <w:tcBorders>
                  <w:top w:val="single" w:sz="6" w:space="0" w:color="000000"/>
                  <w:left w:val="single" w:sz="6" w:space="0" w:color="000000"/>
                  <w:bottom w:val="single" w:sz="6" w:space="0" w:color="000000"/>
                  <w:right w:val="single" w:sz="6" w:space="0" w:color="000000"/>
                </w:tcBorders>
                <w:vAlign w:val="bottom"/>
              </w:tcPr>
            </w:tcPrChange>
          </w:tcPr>
          <w:p w14:paraId="70B80D3E" w14:textId="6B874A23" w:rsidR="00B53228" w:rsidDel="00B53228" w:rsidRDefault="00B53228" w:rsidP="00B53228">
            <w:pPr>
              <w:spacing w:line="360" w:lineRule="auto"/>
              <w:ind w:left="175" w:right="132"/>
              <w:jc w:val="left"/>
              <w:rPr>
                <w:moveFrom w:id="665" w:author="Hilarion Del Olmo" w:date="2026-08-11T12:56:00Z" w16du:dateUtc="2026-08-11T15:56:00Z"/>
                <w:b/>
                <w:bCs/>
                <w:sz w:val="20"/>
                <w:szCs w:val="20"/>
              </w:rPr>
            </w:pPr>
            <w:moveFrom w:id="666" w:author="Hilarion Del Olmo" w:date="2026-08-11T12:56:00Z" w16du:dateUtc="2026-08-11T15:56:00Z">
              <w:r w:rsidDel="00B53228">
                <w:rPr>
                  <w:b/>
                  <w:bCs/>
                  <w:sz w:val="20"/>
                  <w:szCs w:val="20"/>
                </w:rPr>
                <w:t>Corte Obligatorio Total</w:t>
              </w:r>
            </w:moveFrom>
          </w:p>
        </w:tc>
        <w:tc>
          <w:tcPr>
            <w:tcW w:w="2835" w:type="dxa"/>
            <w:tcBorders>
              <w:top w:val="single" w:sz="6" w:space="0" w:color="000000"/>
              <w:left w:val="single" w:sz="6" w:space="0" w:color="000000"/>
              <w:bottom w:val="single" w:sz="6" w:space="0" w:color="000000"/>
              <w:right w:val="single" w:sz="6" w:space="0" w:color="000000"/>
            </w:tcBorders>
            <w:vAlign w:val="bottom"/>
            <w:tcPrChange w:id="667"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vAlign w:val="bottom"/>
              </w:tcPr>
            </w:tcPrChange>
          </w:tcPr>
          <w:p w14:paraId="5FE0F484" w14:textId="40340DD0" w:rsidR="00B53228" w:rsidDel="00B53228" w:rsidRDefault="00B53228" w:rsidP="00B53228">
            <w:pPr>
              <w:spacing w:line="360" w:lineRule="auto"/>
              <w:ind w:right="-52"/>
              <w:rPr>
                <w:moveFrom w:id="668" w:author="Hilarion Del Olmo" w:date="2026-08-11T12:56:00Z" w16du:dateUtc="2026-08-11T15:56:00Z"/>
                <w:b/>
                <w:bCs/>
                <w:sz w:val="20"/>
                <w:szCs w:val="20"/>
              </w:rPr>
            </w:pPr>
          </w:p>
        </w:tc>
        <w:tc>
          <w:tcPr>
            <w:tcW w:w="1559" w:type="dxa"/>
            <w:tcBorders>
              <w:top w:val="single" w:sz="6" w:space="0" w:color="000000"/>
              <w:left w:val="single" w:sz="6" w:space="0" w:color="000000"/>
              <w:bottom w:val="single" w:sz="6" w:space="0" w:color="000000"/>
              <w:right w:val="single" w:sz="6" w:space="0" w:color="000000"/>
            </w:tcBorders>
            <w:vAlign w:val="bottom"/>
            <w:tcPrChange w:id="669"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vAlign w:val="bottom"/>
              </w:tcPr>
            </w:tcPrChange>
          </w:tcPr>
          <w:p w14:paraId="5411427F" w14:textId="09416A45" w:rsidR="00B53228" w:rsidDel="00B53228" w:rsidRDefault="00B53228" w:rsidP="00B53228">
            <w:pPr>
              <w:spacing w:line="360" w:lineRule="auto"/>
              <w:ind w:left="144" w:right="-52" w:hanging="8"/>
              <w:jc w:val="center"/>
              <w:rPr>
                <w:moveFrom w:id="670" w:author="Hilarion Del Olmo" w:date="2026-08-11T12:56:00Z" w16du:dateUtc="2026-08-11T15:56:00Z"/>
                <w:b/>
                <w:bCs/>
                <w:sz w:val="20"/>
                <w:szCs w:val="20"/>
              </w:rPr>
            </w:pPr>
            <w:moveFrom w:id="671" w:author="Hilarion Del Olmo" w:date="2026-08-11T12:56:00Z" w16du:dateUtc="2026-08-11T15:56:00Z">
              <w:r w:rsidDel="00B53228">
                <w:rPr>
                  <w:b/>
                  <w:bCs/>
                  <w:sz w:val="20"/>
                  <w:szCs w:val="20"/>
                </w:rPr>
                <w:t>7,5%</w:t>
              </w:r>
            </w:moveFrom>
          </w:p>
        </w:tc>
        <w:tc>
          <w:tcPr>
            <w:tcW w:w="1094" w:type="dxa"/>
            <w:tcBorders>
              <w:top w:val="single" w:sz="6" w:space="0" w:color="000000"/>
              <w:left w:val="single" w:sz="6" w:space="0" w:color="000000"/>
              <w:bottom w:val="single" w:sz="6" w:space="0" w:color="000000"/>
              <w:right w:val="single" w:sz="6" w:space="0" w:color="000000"/>
            </w:tcBorders>
            <w:vAlign w:val="bottom"/>
            <w:tcPrChange w:id="672"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vAlign w:val="bottom"/>
              </w:tcPr>
            </w:tcPrChange>
          </w:tcPr>
          <w:p w14:paraId="3530D41C" w14:textId="04CB3477" w:rsidR="00B53228" w:rsidDel="00B53228" w:rsidRDefault="00B53228" w:rsidP="00B53228">
            <w:pPr>
              <w:spacing w:line="360" w:lineRule="auto"/>
              <w:ind w:left="48" w:right="-52"/>
              <w:jc w:val="center"/>
              <w:rPr>
                <w:moveFrom w:id="673" w:author="Hilarion Del Olmo" w:date="2026-08-11T12:56:00Z" w16du:dateUtc="2026-08-11T15:56:00Z"/>
                <w:b/>
                <w:bCs/>
                <w:sz w:val="20"/>
                <w:szCs w:val="20"/>
              </w:rPr>
            </w:pPr>
            <w:moveFrom w:id="674" w:author="Hilarion Del Olmo" w:date="2026-08-11T12:56:00Z" w16du:dateUtc="2026-08-11T15:56:00Z">
              <w:r w:rsidDel="00B53228">
                <w:rPr>
                  <w:b/>
                  <w:bCs/>
                  <w:sz w:val="20"/>
                  <w:szCs w:val="20"/>
                </w:rPr>
                <w:t>10,0%</w:t>
              </w:r>
            </w:moveFrom>
          </w:p>
        </w:tc>
        <w:tc>
          <w:tcPr>
            <w:tcW w:w="750" w:type="dxa"/>
            <w:tcBorders>
              <w:top w:val="single" w:sz="6" w:space="0" w:color="000000"/>
              <w:left w:val="single" w:sz="6" w:space="0" w:color="000000"/>
              <w:bottom w:val="single" w:sz="6" w:space="0" w:color="000000"/>
              <w:right w:val="single" w:sz="6" w:space="0" w:color="000000"/>
            </w:tcBorders>
            <w:vAlign w:val="bottom"/>
            <w:tcPrChange w:id="675"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vAlign w:val="bottom"/>
              </w:tcPr>
            </w:tcPrChange>
          </w:tcPr>
          <w:p w14:paraId="2D460513" w14:textId="1014C7D0" w:rsidR="00B53228" w:rsidDel="00B53228" w:rsidRDefault="00B53228" w:rsidP="00B53228">
            <w:pPr>
              <w:spacing w:line="360" w:lineRule="auto"/>
              <w:ind w:left="48" w:right="-52"/>
              <w:jc w:val="center"/>
              <w:rPr>
                <w:moveFrom w:id="676" w:author="Hilarion Del Olmo" w:date="2026-08-11T12:56:00Z" w16du:dateUtc="2026-08-11T15:56:00Z"/>
                <w:b/>
                <w:bCs/>
                <w:sz w:val="20"/>
                <w:szCs w:val="20"/>
              </w:rPr>
            </w:pPr>
            <w:moveFrom w:id="677" w:author="Hilarion Del Olmo" w:date="2026-08-11T12:56:00Z" w16du:dateUtc="2026-08-11T15:56:00Z">
              <w:r w:rsidDel="00B53228">
                <w:rPr>
                  <w:b/>
                  <w:bCs/>
                  <w:sz w:val="20"/>
                  <w:szCs w:val="20"/>
                </w:rPr>
                <w:t>10,0%</w:t>
              </w:r>
            </w:moveFrom>
          </w:p>
        </w:tc>
        <w:tc>
          <w:tcPr>
            <w:tcW w:w="708" w:type="dxa"/>
            <w:tcBorders>
              <w:top w:val="single" w:sz="6" w:space="0" w:color="000000"/>
              <w:left w:val="single" w:sz="6" w:space="0" w:color="000000"/>
              <w:bottom w:val="single" w:sz="6" w:space="0" w:color="000000"/>
              <w:right w:val="single" w:sz="6" w:space="0" w:color="000000"/>
            </w:tcBorders>
            <w:vAlign w:val="bottom"/>
            <w:tcPrChange w:id="678"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vAlign w:val="bottom"/>
              </w:tcPr>
            </w:tcPrChange>
          </w:tcPr>
          <w:p w14:paraId="723D67A4" w14:textId="6CC3F0C6" w:rsidR="00B53228" w:rsidDel="00B53228" w:rsidRDefault="00B53228" w:rsidP="00B53228">
            <w:pPr>
              <w:spacing w:line="360" w:lineRule="auto"/>
              <w:ind w:left="48" w:right="-52"/>
              <w:jc w:val="center"/>
              <w:rPr>
                <w:moveFrom w:id="679" w:author="Hilarion Del Olmo" w:date="2026-08-11T12:56:00Z" w16du:dateUtc="2026-08-11T15:56:00Z"/>
                <w:b/>
                <w:bCs/>
                <w:sz w:val="20"/>
                <w:szCs w:val="20"/>
              </w:rPr>
            </w:pPr>
            <w:moveFrom w:id="680" w:author="Hilarion Del Olmo" w:date="2026-08-11T12:56:00Z" w16du:dateUtc="2026-08-11T15:56:00Z">
              <w:r w:rsidDel="00B53228">
                <w:rPr>
                  <w:b/>
                  <w:bCs/>
                  <w:sz w:val="20"/>
                  <w:szCs w:val="20"/>
                </w:rPr>
                <w:t>10,0%</w:t>
              </w:r>
            </w:moveFrom>
          </w:p>
        </w:tc>
        <w:tc>
          <w:tcPr>
            <w:tcW w:w="709" w:type="dxa"/>
            <w:tcBorders>
              <w:top w:val="single" w:sz="6" w:space="0" w:color="000000"/>
              <w:left w:val="single" w:sz="6" w:space="0" w:color="000000"/>
              <w:bottom w:val="single" w:sz="6" w:space="0" w:color="000000"/>
              <w:right w:val="single" w:sz="6" w:space="0" w:color="000000"/>
            </w:tcBorders>
            <w:vAlign w:val="bottom"/>
            <w:tcPrChange w:id="681"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vAlign w:val="bottom"/>
              </w:tcPr>
            </w:tcPrChange>
          </w:tcPr>
          <w:p w14:paraId="38BDF231" w14:textId="68173017" w:rsidR="00B53228" w:rsidDel="00B53228" w:rsidRDefault="00B53228" w:rsidP="00B53228">
            <w:pPr>
              <w:spacing w:line="360" w:lineRule="auto"/>
              <w:ind w:left="48" w:right="-52"/>
              <w:jc w:val="center"/>
              <w:rPr>
                <w:moveFrom w:id="682" w:author="Hilarion Del Olmo" w:date="2026-08-11T12:56:00Z" w16du:dateUtc="2026-08-11T15:56:00Z"/>
                <w:b/>
                <w:bCs/>
                <w:sz w:val="20"/>
                <w:szCs w:val="20"/>
              </w:rPr>
            </w:pPr>
            <w:moveFrom w:id="683" w:author="Hilarion Del Olmo" w:date="2026-08-11T12:56:00Z" w16du:dateUtc="2026-08-11T15:56:00Z">
              <w:r w:rsidDel="00B53228">
                <w:rPr>
                  <w:b/>
                  <w:bCs/>
                  <w:sz w:val="20"/>
                  <w:szCs w:val="20"/>
                </w:rPr>
                <w:t>10,0%</w:t>
              </w:r>
            </w:moveFrom>
          </w:p>
        </w:tc>
      </w:tr>
      <w:tr w:rsidR="00B53228" w:rsidRPr="001A68C5" w:rsidDel="00B53228" w14:paraId="52E13243" w14:textId="5871DA45" w:rsidTr="00B53228">
        <w:trPr>
          <w:trHeight w:val="133"/>
          <w:trPrChange w:id="684" w:author="Hilarion Del Olmo" w:date="2026-08-11T12:52:00Z" w16du:dateUtc="2026-08-11T15:52:00Z">
            <w:trPr>
              <w:gridAfter w:val="0"/>
              <w:trHeight w:val="133"/>
            </w:trPr>
          </w:trPrChange>
        </w:trPr>
        <w:tc>
          <w:tcPr>
            <w:tcW w:w="2869" w:type="dxa"/>
            <w:tcBorders>
              <w:top w:val="single" w:sz="6" w:space="0" w:color="000000"/>
              <w:bottom w:val="single" w:sz="6" w:space="0" w:color="000000"/>
            </w:tcBorders>
            <w:vAlign w:val="center"/>
            <w:tcPrChange w:id="685" w:author="Hilarion Del Olmo" w:date="2026-08-11T12:52:00Z" w16du:dateUtc="2026-08-11T15:52:00Z">
              <w:tcPr>
                <w:tcW w:w="2869" w:type="dxa"/>
                <w:gridSpan w:val="2"/>
                <w:tcBorders>
                  <w:top w:val="single" w:sz="6" w:space="0" w:color="000000"/>
                  <w:bottom w:val="single" w:sz="6" w:space="0" w:color="000000"/>
                </w:tcBorders>
                <w:vAlign w:val="center"/>
              </w:tcPr>
            </w:tcPrChange>
          </w:tcPr>
          <w:p w14:paraId="4920A225" w14:textId="05316D3A" w:rsidR="00B53228" w:rsidRPr="001A68C5" w:rsidDel="00B53228" w:rsidRDefault="00B53228" w:rsidP="00B53228">
            <w:pPr>
              <w:spacing w:line="360" w:lineRule="auto"/>
              <w:ind w:left="175" w:right="132"/>
              <w:jc w:val="left"/>
              <w:rPr>
                <w:moveFrom w:id="686"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Change w:id="687" w:author="Hilarion Del Olmo" w:date="2026-08-11T12:52:00Z" w16du:dateUtc="2026-08-11T15:52:00Z">
              <w:tcPr>
                <w:tcW w:w="2835" w:type="dxa"/>
                <w:gridSpan w:val="2"/>
                <w:tcBorders>
                  <w:top w:val="single" w:sz="6" w:space="0" w:color="000000"/>
                  <w:bottom w:val="single" w:sz="6" w:space="0" w:color="000000"/>
                </w:tcBorders>
                <w:vAlign w:val="center"/>
              </w:tcPr>
            </w:tcPrChange>
          </w:tcPr>
          <w:p w14:paraId="03F93D56" w14:textId="5437F7C7" w:rsidR="00B53228" w:rsidRPr="001A68C5" w:rsidDel="00B53228" w:rsidRDefault="00B53228" w:rsidP="00B53228">
            <w:pPr>
              <w:spacing w:line="360" w:lineRule="auto"/>
              <w:ind w:right="-52"/>
              <w:rPr>
                <w:moveFrom w:id="688" w:author="Hilarion Del Olmo" w:date="2026-08-11T12:56:00Z" w16du:dateUtc="2026-08-11T15:56:00Z"/>
                <w:sz w:val="10"/>
                <w:szCs w:val="10"/>
              </w:rPr>
            </w:pPr>
          </w:p>
        </w:tc>
        <w:tc>
          <w:tcPr>
            <w:tcW w:w="1559" w:type="dxa"/>
            <w:tcBorders>
              <w:top w:val="single" w:sz="6" w:space="0" w:color="000000"/>
              <w:bottom w:val="single" w:sz="6" w:space="0" w:color="000000"/>
            </w:tcBorders>
            <w:vAlign w:val="center"/>
            <w:tcPrChange w:id="689" w:author="Hilarion Del Olmo" w:date="2026-08-11T12:52:00Z" w16du:dateUtc="2026-08-11T15:52:00Z">
              <w:tcPr>
                <w:tcW w:w="1559" w:type="dxa"/>
                <w:gridSpan w:val="2"/>
                <w:tcBorders>
                  <w:top w:val="single" w:sz="6" w:space="0" w:color="000000"/>
                  <w:bottom w:val="single" w:sz="6" w:space="0" w:color="000000"/>
                </w:tcBorders>
                <w:vAlign w:val="center"/>
              </w:tcPr>
            </w:tcPrChange>
          </w:tcPr>
          <w:p w14:paraId="0BB2C232" w14:textId="02295F7E" w:rsidR="00B53228" w:rsidRPr="001A68C5" w:rsidDel="00B53228" w:rsidRDefault="00B53228" w:rsidP="00B53228">
            <w:pPr>
              <w:spacing w:line="360" w:lineRule="auto"/>
              <w:ind w:left="144" w:right="-52" w:hanging="8"/>
              <w:jc w:val="center"/>
              <w:rPr>
                <w:moveFrom w:id="690"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Change w:id="691" w:author="Hilarion Del Olmo" w:date="2026-08-11T12:52:00Z" w16du:dateUtc="2026-08-11T15:52:00Z">
              <w:tcPr>
                <w:tcW w:w="1094" w:type="dxa"/>
                <w:gridSpan w:val="2"/>
                <w:tcBorders>
                  <w:top w:val="single" w:sz="6" w:space="0" w:color="000000"/>
                  <w:bottom w:val="single" w:sz="6" w:space="0" w:color="000000"/>
                </w:tcBorders>
                <w:vAlign w:val="center"/>
              </w:tcPr>
            </w:tcPrChange>
          </w:tcPr>
          <w:p w14:paraId="63D0A33F" w14:textId="08412238" w:rsidR="00B53228" w:rsidRPr="001A68C5" w:rsidDel="00B53228" w:rsidRDefault="00B53228" w:rsidP="00B53228">
            <w:pPr>
              <w:spacing w:line="360" w:lineRule="auto"/>
              <w:ind w:left="142" w:right="-52"/>
              <w:jc w:val="center"/>
              <w:rPr>
                <w:moveFrom w:id="692"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Change w:id="693" w:author="Hilarion Del Olmo" w:date="2026-08-11T12:52:00Z" w16du:dateUtc="2026-08-11T15:52:00Z">
              <w:tcPr>
                <w:tcW w:w="750" w:type="dxa"/>
                <w:gridSpan w:val="2"/>
                <w:tcBorders>
                  <w:top w:val="single" w:sz="6" w:space="0" w:color="000000"/>
                  <w:bottom w:val="single" w:sz="6" w:space="0" w:color="000000"/>
                </w:tcBorders>
                <w:vAlign w:val="center"/>
              </w:tcPr>
            </w:tcPrChange>
          </w:tcPr>
          <w:p w14:paraId="561392BC" w14:textId="45CA6FB9" w:rsidR="00B53228" w:rsidRPr="001A68C5" w:rsidDel="00B53228" w:rsidRDefault="00B53228" w:rsidP="00B53228">
            <w:pPr>
              <w:spacing w:line="360" w:lineRule="auto"/>
              <w:ind w:left="-71" w:right="-52"/>
              <w:jc w:val="center"/>
              <w:rPr>
                <w:moveFrom w:id="694"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Change w:id="695" w:author="Hilarion Del Olmo" w:date="2026-08-11T12:52:00Z" w16du:dateUtc="2026-08-11T15:52:00Z">
              <w:tcPr>
                <w:tcW w:w="708" w:type="dxa"/>
                <w:gridSpan w:val="2"/>
                <w:tcBorders>
                  <w:top w:val="single" w:sz="6" w:space="0" w:color="000000"/>
                  <w:bottom w:val="single" w:sz="6" w:space="0" w:color="000000"/>
                </w:tcBorders>
                <w:vAlign w:val="center"/>
              </w:tcPr>
            </w:tcPrChange>
          </w:tcPr>
          <w:p w14:paraId="47F110E3" w14:textId="022CF194" w:rsidR="00B53228" w:rsidRPr="001A68C5" w:rsidDel="00B53228" w:rsidRDefault="00B53228" w:rsidP="00B53228">
            <w:pPr>
              <w:spacing w:line="360" w:lineRule="auto"/>
              <w:ind w:right="-52"/>
              <w:jc w:val="center"/>
              <w:rPr>
                <w:moveFrom w:id="696"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Change w:id="697" w:author="Hilarion Del Olmo" w:date="2026-08-11T12:52:00Z" w16du:dateUtc="2026-08-11T15:52:00Z">
              <w:tcPr>
                <w:tcW w:w="709" w:type="dxa"/>
                <w:gridSpan w:val="2"/>
                <w:tcBorders>
                  <w:top w:val="single" w:sz="6" w:space="0" w:color="000000"/>
                  <w:bottom w:val="single" w:sz="6" w:space="0" w:color="000000"/>
                </w:tcBorders>
                <w:vAlign w:val="center"/>
              </w:tcPr>
            </w:tcPrChange>
          </w:tcPr>
          <w:p w14:paraId="06219F19" w14:textId="113C7C1B" w:rsidR="00B53228" w:rsidRPr="001A68C5" w:rsidDel="00B53228" w:rsidRDefault="00B53228" w:rsidP="00B53228">
            <w:pPr>
              <w:spacing w:line="360" w:lineRule="auto"/>
              <w:ind w:right="-52"/>
              <w:jc w:val="center"/>
              <w:rPr>
                <w:moveFrom w:id="698" w:author="Hilarion Del Olmo" w:date="2026-08-11T12:56:00Z" w16du:dateUtc="2026-08-11T15:56:00Z"/>
                <w:b/>
                <w:bCs/>
                <w:sz w:val="10"/>
                <w:szCs w:val="10"/>
              </w:rPr>
            </w:pPr>
          </w:p>
        </w:tc>
      </w:tr>
      <w:tr w:rsidR="00B53228" w:rsidDel="00B53228" w14:paraId="529D9C41" w14:textId="448720DF" w:rsidTr="00B53228">
        <w:trPr>
          <w:trHeight w:val="1175"/>
          <w:trPrChange w:id="699" w:author="Hilarion Del Olmo" w:date="2026-08-11T12:52:00Z" w16du:dateUtc="2026-08-11T15:52:00Z">
            <w:trPr>
              <w:gridAfter w:val="0"/>
              <w:trHeight w:val="1175"/>
            </w:trPr>
          </w:trPrChange>
        </w:trPr>
        <w:tc>
          <w:tcPr>
            <w:tcW w:w="2869" w:type="dxa"/>
            <w:tcBorders>
              <w:top w:val="single" w:sz="6" w:space="0" w:color="000000"/>
              <w:left w:val="single" w:sz="6" w:space="0" w:color="000000"/>
              <w:bottom w:val="single" w:sz="6" w:space="0" w:color="000000"/>
              <w:right w:val="single" w:sz="6" w:space="0" w:color="000000"/>
            </w:tcBorders>
            <w:shd w:val="clear" w:color="auto" w:fill="DCF2D5"/>
            <w:vAlign w:val="center"/>
            <w:tcPrChange w:id="700" w:author="Hilarion Del Olmo" w:date="2026-08-11T12:52:00Z" w16du:dateUtc="2026-08-11T15:52:00Z">
              <w:tcPr>
                <w:tcW w:w="2869"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24520650" w14:textId="25D21459" w:rsidR="00B53228" w:rsidDel="00B53228" w:rsidRDefault="00B53228" w:rsidP="00B53228">
            <w:pPr>
              <w:spacing w:line="360" w:lineRule="auto"/>
              <w:ind w:left="172" w:right="132" w:firstLine="0"/>
              <w:jc w:val="left"/>
              <w:rPr>
                <w:moveFrom w:id="701" w:author="Hilarion Del Olmo" w:date="2026-08-11T12:56:00Z" w16du:dateUtc="2026-08-11T15:56:00Z"/>
                <w:b/>
                <w:bCs/>
                <w:sz w:val="20"/>
                <w:szCs w:val="20"/>
              </w:rPr>
            </w:pPr>
            <w:moveFrom w:id="702" w:author="Hilarion Del Olmo" w:date="2026-08-11T12:56:00Z" w16du:dateUtc="2026-08-11T15:56:00Z">
              <w:r w:rsidDel="00B53228">
                <w:rPr>
                  <w:b/>
                  <w:bCs/>
                  <w:sz w:val="20"/>
                  <w:szCs w:val="20"/>
                </w:rPr>
                <w:t xml:space="preserve">Corte resultante total en vol Biodiesel total / vol Gas Oil </w:t>
              </w:r>
            </w:moveFrom>
          </w:p>
        </w:tc>
        <w:tc>
          <w:tcPr>
            <w:tcW w:w="2835" w:type="dxa"/>
            <w:tcBorders>
              <w:top w:val="single" w:sz="6" w:space="0" w:color="000000"/>
              <w:left w:val="single" w:sz="6" w:space="0" w:color="000000"/>
              <w:bottom w:val="single" w:sz="6" w:space="0" w:color="000000"/>
              <w:right w:val="single" w:sz="6" w:space="0" w:color="000000"/>
            </w:tcBorders>
            <w:shd w:val="clear" w:color="auto" w:fill="DCF2D5"/>
            <w:vAlign w:val="center"/>
            <w:tcPrChange w:id="703" w:author="Hilarion Del Olmo" w:date="2026-08-11T12:52:00Z" w16du:dateUtc="2026-08-11T15:52:00Z">
              <w:tcPr>
                <w:tcW w:w="2835"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79C8F9F5" w14:textId="07634F29" w:rsidR="00B53228" w:rsidDel="00B53228" w:rsidRDefault="00B53228" w:rsidP="00B53228">
            <w:pPr>
              <w:spacing w:line="360" w:lineRule="auto"/>
              <w:ind w:right="-52"/>
              <w:rPr>
                <w:moveFrom w:id="704" w:author="Hilarion Del Olmo" w:date="2026-08-11T12:56:00Z" w16du:dateUtc="2026-08-11T15:56:00Z"/>
                <w:sz w:val="20"/>
                <w:szCs w:val="20"/>
              </w:rPr>
            </w:pPr>
          </w:p>
        </w:tc>
        <w:tc>
          <w:tcPr>
            <w:tcW w:w="1559" w:type="dxa"/>
            <w:tcBorders>
              <w:top w:val="single" w:sz="6" w:space="0" w:color="000000"/>
              <w:left w:val="single" w:sz="6" w:space="0" w:color="000000"/>
              <w:bottom w:val="single" w:sz="6" w:space="0" w:color="000000"/>
              <w:right w:val="single" w:sz="6" w:space="0" w:color="000000"/>
            </w:tcBorders>
            <w:shd w:val="clear" w:color="auto" w:fill="DCF2D5"/>
            <w:vAlign w:val="center"/>
            <w:tcPrChange w:id="705" w:author="Hilarion Del Olmo" w:date="2026-08-11T12:52:00Z" w16du:dateUtc="2026-08-11T15:52:00Z">
              <w:tcPr>
                <w:tcW w:w="1559"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2E2A3679" w14:textId="4CA2E96F" w:rsidR="00B53228" w:rsidDel="00B53228" w:rsidRDefault="00B53228" w:rsidP="00B53228">
            <w:pPr>
              <w:spacing w:line="360" w:lineRule="auto"/>
              <w:ind w:left="144" w:right="-52" w:hanging="8"/>
              <w:jc w:val="center"/>
              <w:rPr>
                <w:moveFrom w:id="706" w:author="Hilarion Del Olmo" w:date="2026-08-11T12:56:00Z" w16du:dateUtc="2026-08-11T15:56:00Z"/>
                <w:b/>
                <w:bCs/>
                <w:sz w:val="20"/>
                <w:szCs w:val="20"/>
              </w:rPr>
            </w:pPr>
            <w:moveFrom w:id="707" w:author="Hilarion Del Olmo" w:date="2026-08-11T12:56:00Z" w16du:dateUtc="2026-08-11T15:56:00Z">
              <w:r w:rsidDel="00B53228">
                <w:rPr>
                  <w:b/>
                  <w:bCs/>
                  <w:sz w:val="20"/>
                  <w:szCs w:val="20"/>
                </w:rPr>
                <w:t>7,5%</w:t>
              </w:r>
            </w:moveFrom>
          </w:p>
        </w:tc>
        <w:tc>
          <w:tcPr>
            <w:tcW w:w="1094" w:type="dxa"/>
            <w:tcBorders>
              <w:top w:val="single" w:sz="6" w:space="0" w:color="000000"/>
              <w:left w:val="single" w:sz="6" w:space="0" w:color="000000"/>
              <w:bottom w:val="single" w:sz="6" w:space="0" w:color="000000"/>
              <w:right w:val="single" w:sz="6" w:space="0" w:color="000000"/>
            </w:tcBorders>
            <w:shd w:val="clear" w:color="auto" w:fill="DCF2D5"/>
            <w:vAlign w:val="center"/>
            <w:tcPrChange w:id="708" w:author="Hilarion Del Olmo" w:date="2026-08-11T12:52:00Z" w16du:dateUtc="2026-08-11T15:52:00Z">
              <w:tcPr>
                <w:tcW w:w="1094"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24788D36" w14:textId="1D644257" w:rsidR="00B53228" w:rsidDel="00B53228" w:rsidRDefault="00B53228" w:rsidP="00B53228">
            <w:pPr>
              <w:spacing w:line="360" w:lineRule="auto"/>
              <w:ind w:left="142" w:right="-52"/>
              <w:jc w:val="center"/>
              <w:rPr>
                <w:moveFrom w:id="709" w:author="Hilarion Del Olmo" w:date="2026-08-11T12:56:00Z" w16du:dateUtc="2026-08-11T15:56:00Z"/>
                <w:b/>
                <w:bCs/>
                <w:sz w:val="20"/>
                <w:szCs w:val="20"/>
              </w:rPr>
            </w:pPr>
            <w:moveFrom w:id="710" w:author="Hilarion Del Olmo" w:date="2026-08-11T12:56:00Z" w16du:dateUtc="2026-08-11T15:56:00Z">
              <w:r w:rsidDel="00B53228">
                <w:rPr>
                  <w:b/>
                  <w:bCs/>
                  <w:sz w:val="20"/>
                  <w:szCs w:val="20"/>
                </w:rPr>
                <w:t>9,0%</w:t>
              </w:r>
            </w:moveFrom>
          </w:p>
        </w:tc>
        <w:tc>
          <w:tcPr>
            <w:tcW w:w="750" w:type="dxa"/>
            <w:tcBorders>
              <w:top w:val="single" w:sz="6" w:space="0" w:color="000000"/>
              <w:left w:val="single" w:sz="6" w:space="0" w:color="000000"/>
              <w:bottom w:val="single" w:sz="6" w:space="0" w:color="000000"/>
              <w:right w:val="single" w:sz="6" w:space="0" w:color="000000"/>
            </w:tcBorders>
            <w:shd w:val="clear" w:color="auto" w:fill="DCF2D5"/>
            <w:vAlign w:val="center"/>
            <w:tcPrChange w:id="711" w:author="Hilarion Del Olmo" w:date="2026-08-11T12:52:00Z" w16du:dateUtc="2026-08-11T15:52:00Z">
              <w:tcPr>
                <w:tcW w:w="750"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3FCE0E82" w14:textId="1BBE543E" w:rsidR="00B53228" w:rsidDel="00B53228" w:rsidRDefault="00B53228" w:rsidP="00B53228">
            <w:pPr>
              <w:spacing w:line="360" w:lineRule="auto"/>
              <w:ind w:left="-71" w:right="-52"/>
              <w:jc w:val="center"/>
              <w:rPr>
                <w:moveFrom w:id="712" w:author="Hilarion Del Olmo" w:date="2026-08-11T12:56:00Z" w16du:dateUtc="2026-08-11T15:56:00Z"/>
                <w:b/>
                <w:bCs/>
                <w:sz w:val="20"/>
                <w:szCs w:val="20"/>
              </w:rPr>
            </w:pPr>
            <w:moveFrom w:id="713" w:author="Hilarion Del Olmo" w:date="2026-08-11T12:56:00Z" w16du:dateUtc="2026-08-11T15:56:00Z">
              <w:r w:rsidDel="00B53228">
                <w:rPr>
                  <w:b/>
                  <w:bCs/>
                  <w:sz w:val="20"/>
                  <w:szCs w:val="20"/>
                </w:rPr>
                <w:t>8,0%</w:t>
              </w:r>
            </w:moveFrom>
          </w:p>
        </w:tc>
        <w:tc>
          <w:tcPr>
            <w:tcW w:w="708" w:type="dxa"/>
            <w:tcBorders>
              <w:top w:val="single" w:sz="6" w:space="0" w:color="000000"/>
              <w:left w:val="single" w:sz="6" w:space="0" w:color="000000"/>
              <w:bottom w:val="single" w:sz="6" w:space="0" w:color="000000"/>
              <w:right w:val="single" w:sz="6" w:space="0" w:color="000000"/>
            </w:tcBorders>
            <w:shd w:val="clear" w:color="auto" w:fill="DCF2D5"/>
            <w:vAlign w:val="center"/>
            <w:tcPrChange w:id="714" w:author="Hilarion Del Olmo" w:date="2026-08-11T12:52:00Z" w16du:dateUtc="2026-08-11T15:52:00Z">
              <w:tcPr>
                <w:tcW w:w="708"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5F0F6C6A" w14:textId="31A483F8" w:rsidR="00B53228" w:rsidDel="00B53228" w:rsidRDefault="00B53228" w:rsidP="00B53228">
            <w:pPr>
              <w:spacing w:line="360" w:lineRule="auto"/>
              <w:ind w:right="-52"/>
              <w:jc w:val="center"/>
              <w:rPr>
                <w:moveFrom w:id="715" w:author="Hilarion Del Olmo" w:date="2026-08-11T12:56:00Z" w16du:dateUtc="2026-08-11T15:56:00Z"/>
                <w:b/>
                <w:bCs/>
                <w:sz w:val="20"/>
                <w:szCs w:val="20"/>
              </w:rPr>
            </w:pPr>
            <w:moveFrom w:id="716" w:author="Hilarion Del Olmo" w:date="2026-08-11T12:56:00Z" w16du:dateUtc="2026-08-11T15:56:00Z">
              <w:r w:rsidDel="00B53228">
                <w:rPr>
                  <w:b/>
                  <w:bCs/>
                  <w:sz w:val="20"/>
                  <w:szCs w:val="20"/>
                </w:rPr>
                <w:t>8,0%</w:t>
              </w:r>
            </w:moveFrom>
          </w:p>
        </w:tc>
        <w:tc>
          <w:tcPr>
            <w:tcW w:w="709" w:type="dxa"/>
            <w:tcBorders>
              <w:top w:val="single" w:sz="6" w:space="0" w:color="000000"/>
              <w:left w:val="single" w:sz="6" w:space="0" w:color="000000"/>
              <w:bottom w:val="single" w:sz="6" w:space="0" w:color="000000"/>
              <w:right w:val="single" w:sz="6" w:space="0" w:color="000000"/>
            </w:tcBorders>
            <w:shd w:val="clear" w:color="auto" w:fill="DCF2D5"/>
            <w:vAlign w:val="center"/>
            <w:tcPrChange w:id="717" w:author="Hilarion Del Olmo" w:date="2026-08-11T12:52:00Z" w16du:dateUtc="2026-08-11T15:52:00Z">
              <w:tcPr>
                <w:tcW w:w="709" w:type="dxa"/>
                <w:gridSpan w:val="2"/>
                <w:tcBorders>
                  <w:top w:val="single" w:sz="6" w:space="0" w:color="000000"/>
                  <w:left w:val="single" w:sz="6" w:space="0" w:color="000000"/>
                  <w:bottom w:val="single" w:sz="6" w:space="0" w:color="000000"/>
                  <w:right w:val="single" w:sz="6" w:space="0" w:color="000000"/>
                </w:tcBorders>
                <w:shd w:val="clear" w:color="auto" w:fill="DCF2D5"/>
                <w:vAlign w:val="center"/>
              </w:tcPr>
            </w:tcPrChange>
          </w:tcPr>
          <w:p w14:paraId="6DBEFA84" w14:textId="14C0D3B9" w:rsidR="00B53228" w:rsidDel="00B53228" w:rsidRDefault="00B53228" w:rsidP="00B53228">
            <w:pPr>
              <w:spacing w:line="360" w:lineRule="auto"/>
              <w:ind w:right="-52"/>
              <w:jc w:val="center"/>
              <w:rPr>
                <w:moveFrom w:id="718" w:author="Hilarion Del Olmo" w:date="2026-08-11T12:56:00Z" w16du:dateUtc="2026-08-11T15:56:00Z"/>
                <w:b/>
                <w:bCs/>
                <w:sz w:val="20"/>
                <w:szCs w:val="20"/>
              </w:rPr>
            </w:pPr>
            <w:moveFrom w:id="719" w:author="Hilarion Del Olmo" w:date="2026-08-11T12:56:00Z" w16du:dateUtc="2026-08-11T15:56:00Z">
              <w:r w:rsidDel="00B53228">
                <w:rPr>
                  <w:b/>
                  <w:bCs/>
                  <w:sz w:val="20"/>
                  <w:szCs w:val="20"/>
                </w:rPr>
                <w:t>7,0%</w:t>
              </w:r>
            </w:moveFrom>
          </w:p>
        </w:tc>
      </w:tr>
    </w:tbl>
    <w:tbl>
      <w:tblPr>
        <w:tblpPr w:leftFromText="180" w:rightFromText="180" w:vertAnchor="page" w:horzAnchor="page" w:tblpX="1009" w:tblpY="3313"/>
        <w:tblW w:w="10524" w:type="dxa"/>
        <w:tblLayout w:type="fixed"/>
        <w:tblCellMar>
          <w:left w:w="7" w:type="dxa"/>
          <w:right w:w="7" w:type="dxa"/>
        </w:tblCellMar>
        <w:tblLook w:val="01E0" w:firstRow="1" w:lastRow="1" w:firstColumn="1" w:lastColumn="1" w:noHBand="0" w:noVBand="0"/>
        <w:tblPrChange w:id="720" w:author="Hilarion Del Olmo" w:date="2026-08-11T13:00:00Z" w16du:dateUtc="2026-08-11T16:00:00Z">
          <w:tblPr>
            <w:tblpPr w:leftFromText="180" w:rightFromText="180" w:vertAnchor="page" w:horzAnchor="page" w:tblpX="1009" w:tblpY="3313"/>
            <w:tblW w:w="10524" w:type="dxa"/>
            <w:tblLayout w:type="fixed"/>
            <w:tblCellMar>
              <w:left w:w="7" w:type="dxa"/>
              <w:right w:w="7" w:type="dxa"/>
            </w:tblCellMar>
            <w:tblLook w:val="01E0" w:firstRow="1" w:lastRow="1" w:firstColumn="1" w:lastColumn="1" w:noHBand="0" w:noVBand="0"/>
          </w:tblPr>
        </w:tblPrChange>
      </w:tblPr>
      <w:tblGrid>
        <w:gridCol w:w="2869"/>
        <w:gridCol w:w="2835"/>
        <w:gridCol w:w="1559"/>
        <w:gridCol w:w="1094"/>
        <w:gridCol w:w="750"/>
        <w:gridCol w:w="708"/>
        <w:gridCol w:w="709"/>
        <w:tblGridChange w:id="721">
          <w:tblGrid>
            <w:gridCol w:w="2869"/>
            <w:gridCol w:w="2835"/>
            <w:gridCol w:w="1559"/>
            <w:gridCol w:w="1094"/>
            <w:gridCol w:w="750"/>
            <w:gridCol w:w="708"/>
            <w:gridCol w:w="709"/>
          </w:tblGrid>
        </w:tblGridChange>
      </w:tblGrid>
      <w:tr w:rsidR="00B53228" w:rsidRPr="00EF1F4C" w14:paraId="73FB3E10" w14:textId="77777777" w:rsidTr="00EF1F4C">
        <w:tc>
          <w:tcPr>
            <w:tcW w:w="2869" w:type="dxa"/>
            <w:tcBorders>
              <w:top w:val="single" w:sz="6" w:space="0" w:color="000000"/>
              <w:left w:val="single" w:sz="6" w:space="0" w:color="000000"/>
              <w:bottom w:val="single" w:sz="6" w:space="0" w:color="000000"/>
              <w:right w:val="single" w:sz="6" w:space="0" w:color="000000"/>
            </w:tcBorders>
            <w:vAlign w:val="center"/>
            <w:tcPrChange w:id="722" w:author="Hilarion Del Olmo" w:date="2026-08-11T13:00:00Z" w16du:dateUtc="2026-08-11T16:00:00Z">
              <w:tcPr>
                <w:tcW w:w="2869" w:type="dxa"/>
                <w:tcBorders>
                  <w:top w:val="single" w:sz="6" w:space="0" w:color="000000"/>
                  <w:left w:val="single" w:sz="6" w:space="0" w:color="000000"/>
                  <w:bottom w:val="single" w:sz="6" w:space="0" w:color="000000"/>
                  <w:right w:val="single" w:sz="6" w:space="0" w:color="000000"/>
                </w:tcBorders>
                <w:vAlign w:val="center"/>
              </w:tcPr>
            </w:tcPrChange>
          </w:tcPr>
          <w:moveFromRangeEnd w:id="490"/>
          <w:p w14:paraId="5344B73A" w14:textId="77777777" w:rsidR="00B53228" w:rsidRPr="00EF1F4C" w:rsidRDefault="00B53228" w:rsidP="00B53228">
            <w:pPr>
              <w:spacing w:line="360" w:lineRule="auto"/>
              <w:ind w:right="-52" w:firstLine="165"/>
              <w:jc w:val="left"/>
              <w:rPr>
                <w:moveTo w:id="723" w:author="Hilarion Del Olmo" w:date="2026-08-11T12:56:00Z" w16du:dateUtc="2026-08-11T15:56:00Z"/>
                <w:b/>
                <w:bCs/>
                <w:color w:val="FFFFFF" w:themeColor="background1"/>
                <w:sz w:val="20"/>
                <w:szCs w:val="20"/>
                <w:rPrChange w:id="724" w:author="Hilarion Del Olmo" w:date="2026-08-11T13:00:00Z" w16du:dateUtc="2026-08-11T16:00:00Z">
                  <w:rPr>
                    <w:moveTo w:id="725" w:author="Hilarion Del Olmo" w:date="2026-08-11T12:56:00Z" w16du:dateUtc="2026-08-11T15:56:00Z"/>
                    <w:b/>
                    <w:bCs/>
                    <w:sz w:val="20"/>
                    <w:szCs w:val="20"/>
                  </w:rPr>
                </w:rPrChange>
              </w:rPr>
            </w:pPr>
            <w:moveToRangeStart w:id="726" w:author="Hilarion Del Olmo" w:date="2026-08-11T12:56:00Z" w:name="move237345404"/>
            <w:moveTo w:id="727" w:author="Hilarion Del Olmo" w:date="2026-08-11T12:56:00Z" w16du:dateUtc="2026-08-11T15:56:00Z">
              <w:r w:rsidRPr="00EF1F4C">
                <w:rPr>
                  <w:b/>
                  <w:bCs/>
                  <w:color w:val="FFFFFF" w:themeColor="background1"/>
                  <w:sz w:val="20"/>
                  <w:szCs w:val="20"/>
                  <w:rPrChange w:id="728" w:author="Hilarion Del Olmo" w:date="2026-08-11T13:00:00Z" w16du:dateUtc="2026-08-11T16:00:00Z">
                    <w:rPr>
                      <w:b/>
                      <w:bCs/>
                      <w:sz w:val="20"/>
                      <w:szCs w:val="20"/>
                    </w:rPr>
                  </w:rPrChange>
                </w:rPr>
                <w:lastRenderedPageBreak/>
                <w:t>Segmento / Año</w:t>
              </w:r>
            </w:moveTo>
          </w:p>
        </w:tc>
        <w:tc>
          <w:tcPr>
            <w:tcW w:w="2835" w:type="dxa"/>
            <w:tcBorders>
              <w:top w:val="single" w:sz="6" w:space="0" w:color="000000"/>
              <w:left w:val="single" w:sz="6" w:space="0" w:color="000000"/>
              <w:bottom w:val="single" w:sz="6" w:space="0" w:color="000000"/>
              <w:right w:val="single" w:sz="6" w:space="0" w:color="000000"/>
            </w:tcBorders>
            <w:vAlign w:val="center"/>
            <w:tcPrChange w:id="729" w:author="Hilarion Del Olmo" w:date="2026-08-11T13:00:00Z" w16du:dateUtc="2026-08-11T16:00:00Z">
              <w:tcPr>
                <w:tcW w:w="2835" w:type="dxa"/>
                <w:tcBorders>
                  <w:top w:val="single" w:sz="6" w:space="0" w:color="000000"/>
                  <w:left w:val="single" w:sz="6" w:space="0" w:color="000000"/>
                  <w:bottom w:val="single" w:sz="6" w:space="0" w:color="000000"/>
                  <w:right w:val="single" w:sz="6" w:space="0" w:color="000000"/>
                </w:tcBorders>
                <w:vAlign w:val="center"/>
              </w:tcPr>
            </w:tcPrChange>
          </w:tcPr>
          <w:p w14:paraId="0E3619D8" w14:textId="77777777" w:rsidR="00B53228" w:rsidRPr="00EF1F4C" w:rsidRDefault="00B53228" w:rsidP="00B53228">
            <w:pPr>
              <w:spacing w:line="360" w:lineRule="auto"/>
              <w:ind w:left="147" w:right="-52"/>
              <w:jc w:val="left"/>
              <w:rPr>
                <w:moveTo w:id="730" w:author="Hilarion Del Olmo" w:date="2026-08-11T12:56:00Z" w16du:dateUtc="2026-08-11T15:56:00Z"/>
                <w:b/>
                <w:bCs/>
                <w:color w:val="FFFFFF" w:themeColor="background1"/>
                <w:sz w:val="20"/>
                <w:szCs w:val="20"/>
                <w:rPrChange w:id="731" w:author="Hilarion Del Olmo" w:date="2026-08-11T13:00:00Z" w16du:dateUtc="2026-08-11T16:00:00Z">
                  <w:rPr>
                    <w:moveTo w:id="732" w:author="Hilarion Del Olmo" w:date="2026-08-11T12:56:00Z" w16du:dateUtc="2026-08-11T15:56:00Z"/>
                    <w:b/>
                    <w:bCs/>
                    <w:sz w:val="20"/>
                    <w:szCs w:val="20"/>
                  </w:rPr>
                </w:rPrChange>
              </w:rPr>
            </w:pPr>
          </w:p>
        </w:tc>
        <w:tc>
          <w:tcPr>
            <w:tcW w:w="1559" w:type="dxa"/>
            <w:tcBorders>
              <w:top w:val="single" w:sz="6" w:space="0" w:color="000000"/>
              <w:left w:val="single" w:sz="6" w:space="0" w:color="000000"/>
              <w:bottom w:val="single" w:sz="6" w:space="0" w:color="000000"/>
              <w:right w:val="single" w:sz="6" w:space="0" w:color="000000"/>
            </w:tcBorders>
            <w:vAlign w:val="center"/>
            <w:tcPrChange w:id="733" w:author="Hilarion Del Olmo" w:date="2026-08-11T13:00:00Z" w16du:dateUtc="2026-08-11T16:00:00Z">
              <w:tcPr>
                <w:tcW w:w="1559" w:type="dxa"/>
                <w:tcBorders>
                  <w:top w:val="single" w:sz="6" w:space="0" w:color="000000"/>
                  <w:left w:val="single" w:sz="6" w:space="0" w:color="000000"/>
                  <w:bottom w:val="single" w:sz="6" w:space="0" w:color="000000"/>
                  <w:right w:val="single" w:sz="6" w:space="0" w:color="000000"/>
                </w:tcBorders>
                <w:vAlign w:val="center"/>
              </w:tcPr>
            </w:tcPrChange>
          </w:tcPr>
          <w:p w14:paraId="4C8A2AEA" w14:textId="77777777" w:rsidR="00B53228" w:rsidRPr="00EF1F4C" w:rsidRDefault="00B53228" w:rsidP="00B53228">
            <w:pPr>
              <w:spacing w:line="360" w:lineRule="auto"/>
              <w:ind w:left="144" w:right="-1" w:hanging="8"/>
              <w:jc w:val="left"/>
              <w:rPr>
                <w:moveTo w:id="734" w:author="Hilarion Del Olmo" w:date="2026-08-11T12:56:00Z" w16du:dateUtc="2026-08-11T15:56:00Z"/>
                <w:b/>
                <w:bCs/>
                <w:color w:val="FFFFFF" w:themeColor="background1"/>
                <w:sz w:val="20"/>
                <w:szCs w:val="20"/>
                <w:rPrChange w:id="735" w:author="Hilarion Del Olmo" w:date="2026-08-11T13:00:00Z" w16du:dateUtc="2026-08-11T16:00:00Z">
                  <w:rPr>
                    <w:moveTo w:id="736" w:author="Hilarion Del Olmo" w:date="2026-08-11T12:56:00Z" w16du:dateUtc="2026-08-11T15:56:00Z"/>
                    <w:b/>
                    <w:bCs/>
                    <w:sz w:val="20"/>
                    <w:szCs w:val="20"/>
                  </w:rPr>
                </w:rPrChange>
              </w:rPr>
            </w:pPr>
            <w:moveTo w:id="737" w:author="Hilarion Del Olmo" w:date="2026-08-11T12:56:00Z" w16du:dateUtc="2026-08-11T15:56:00Z">
              <w:r w:rsidRPr="00EF1F4C">
                <w:rPr>
                  <w:b/>
                  <w:bCs/>
                  <w:color w:val="FFFFFF" w:themeColor="background1"/>
                  <w:sz w:val="20"/>
                  <w:szCs w:val="20"/>
                  <w:rPrChange w:id="738" w:author="Hilarion Del Olmo" w:date="2026-08-11T13:00:00Z" w16du:dateUtc="2026-08-11T16:00:00Z">
                    <w:rPr>
                      <w:b/>
                      <w:bCs/>
                      <w:sz w:val="20"/>
                      <w:szCs w:val="20"/>
                    </w:rPr>
                  </w:rPrChange>
                </w:rPr>
                <w:t>Hasta corte Obligatorio</w:t>
              </w:r>
            </w:moveTo>
          </w:p>
          <w:p w14:paraId="6B9D3CBB" w14:textId="77777777" w:rsidR="00B53228" w:rsidRPr="00EF1F4C" w:rsidRDefault="00B53228" w:rsidP="00B53228">
            <w:pPr>
              <w:spacing w:line="360" w:lineRule="auto"/>
              <w:ind w:left="144" w:right="-1" w:hanging="8"/>
              <w:jc w:val="left"/>
              <w:rPr>
                <w:moveTo w:id="739" w:author="Hilarion Del Olmo" w:date="2026-08-11T12:56:00Z" w16du:dateUtc="2026-08-11T15:56:00Z"/>
                <w:b/>
                <w:bCs/>
                <w:color w:val="FFFFFF" w:themeColor="background1"/>
                <w:sz w:val="20"/>
                <w:szCs w:val="20"/>
                <w:rPrChange w:id="740" w:author="Hilarion Del Olmo" w:date="2026-08-11T13:00:00Z" w16du:dateUtc="2026-08-11T16:00:00Z">
                  <w:rPr>
                    <w:moveTo w:id="741" w:author="Hilarion Del Olmo" w:date="2026-08-11T12:56:00Z" w16du:dateUtc="2026-08-11T15:56:00Z"/>
                    <w:b/>
                    <w:bCs/>
                    <w:sz w:val="20"/>
                    <w:szCs w:val="20"/>
                  </w:rPr>
                </w:rPrChange>
              </w:rPr>
            </w:pPr>
            <w:moveTo w:id="742" w:author="Hilarion Del Olmo" w:date="2026-08-11T12:56:00Z" w16du:dateUtc="2026-08-11T15:56:00Z">
              <w:r w:rsidRPr="00EF1F4C">
                <w:rPr>
                  <w:b/>
                  <w:bCs/>
                  <w:color w:val="FFFFFF" w:themeColor="background1"/>
                  <w:sz w:val="20"/>
                  <w:szCs w:val="20"/>
                  <w:rPrChange w:id="743" w:author="Hilarion Del Olmo" w:date="2026-08-11T13:00:00Z" w16du:dateUtc="2026-08-11T16:00:00Z">
                    <w:rPr>
                      <w:b/>
                      <w:bCs/>
                      <w:sz w:val="20"/>
                      <w:szCs w:val="20"/>
                    </w:rPr>
                  </w:rPrChange>
                </w:rPr>
                <w:t>10%</w:t>
              </w:r>
            </w:moveTo>
          </w:p>
        </w:tc>
        <w:tc>
          <w:tcPr>
            <w:tcW w:w="1094" w:type="dxa"/>
            <w:tcBorders>
              <w:top w:val="single" w:sz="6" w:space="0" w:color="000000"/>
              <w:left w:val="single" w:sz="6" w:space="0" w:color="000000"/>
              <w:bottom w:val="single" w:sz="6" w:space="0" w:color="000000"/>
              <w:right w:val="single" w:sz="6" w:space="0" w:color="000000"/>
            </w:tcBorders>
            <w:vAlign w:val="center"/>
            <w:tcPrChange w:id="744" w:author="Hilarion Del Olmo" w:date="2026-08-11T13:00:00Z" w16du:dateUtc="2026-08-11T16:00:00Z">
              <w:tcPr>
                <w:tcW w:w="1094" w:type="dxa"/>
                <w:tcBorders>
                  <w:top w:val="single" w:sz="6" w:space="0" w:color="000000"/>
                  <w:left w:val="single" w:sz="6" w:space="0" w:color="000000"/>
                  <w:bottom w:val="single" w:sz="6" w:space="0" w:color="000000"/>
                  <w:right w:val="single" w:sz="6" w:space="0" w:color="000000"/>
                </w:tcBorders>
                <w:vAlign w:val="center"/>
              </w:tcPr>
            </w:tcPrChange>
          </w:tcPr>
          <w:p w14:paraId="0A2FB717" w14:textId="77777777" w:rsidR="00B53228" w:rsidRPr="00EF1F4C" w:rsidRDefault="00B53228" w:rsidP="00B53228">
            <w:pPr>
              <w:spacing w:line="360" w:lineRule="auto"/>
              <w:ind w:left="48" w:right="-52"/>
              <w:jc w:val="left"/>
              <w:rPr>
                <w:moveTo w:id="745" w:author="Hilarion Del Olmo" w:date="2026-08-11T12:56:00Z" w16du:dateUtc="2026-08-11T15:56:00Z"/>
                <w:b/>
                <w:bCs/>
                <w:color w:val="FFFFFF" w:themeColor="background1"/>
                <w:sz w:val="20"/>
                <w:szCs w:val="20"/>
                <w:rPrChange w:id="746" w:author="Hilarion Del Olmo" w:date="2026-08-11T13:00:00Z" w16du:dateUtc="2026-08-11T16:00:00Z">
                  <w:rPr>
                    <w:moveTo w:id="747" w:author="Hilarion Del Olmo" w:date="2026-08-11T12:56:00Z" w16du:dateUtc="2026-08-11T15:56:00Z"/>
                    <w:b/>
                    <w:bCs/>
                    <w:sz w:val="20"/>
                    <w:szCs w:val="20"/>
                  </w:rPr>
                </w:rPrChange>
              </w:rPr>
            </w:pPr>
            <w:moveTo w:id="748" w:author="Hilarion Del Olmo" w:date="2026-08-11T12:56:00Z" w16du:dateUtc="2026-08-11T15:56:00Z">
              <w:r w:rsidRPr="00EF1F4C">
                <w:rPr>
                  <w:b/>
                  <w:bCs/>
                  <w:color w:val="FFFFFF" w:themeColor="background1"/>
                  <w:sz w:val="20"/>
                  <w:szCs w:val="20"/>
                  <w:rPrChange w:id="749" w:author="Hilarion Del Olmo" w:date="2026-08-11T13:00:00Z" w16du:dateUtc="2026-08-11T16:00:00Z">
                    <w:rPr>
                      <w:b/>
                      <w:bCs/>
                      <w:sz w:val="20"/>
                      <w:szCs w:val="20"/>
                    </w:rPr>
                  </w:rPrChange>
                </w:rPr>
                <w:t>Hasta 31/12/2028</w:t>
              </w:r>
            </w:moveTo>
          </w:p>
        </w:tc>
        <w:tc>
          <w:tcPr>
            <w:tcW w:w="750" w:type="dxa"/>
            <w:tcBorders>
              <w:top w:val="single" w:sz="6" w:space="0" w:color="000000"/>
              <w:left w:val="single" w:sz="6" w:space="0" w:color="000000"/>
              <w:bottom w:val="single" w:sz="6" w:space="0" w:color="000000"/>
              <w:right w:val="single" w:sz="6" w:space="0" w:color="000000"/>
            </w:tcBorders>
            <w:vAlign w:val="center"/>
            <w:tcPrChange w:id="750" w:author="Hilarion Del Olmo" w:date="2026-08-11T13:00:00Z" w16du:dateUtc="2026-08-11T16:00: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638FA912" w14:textId="77777777" w:rsidR="00B53228" w:rsidRPr="00EF1F4C" w:rsidRDefault="00B53228" w:rsidP="00B53228">
            <w:pPr>
              <w:spacing w:line="360" w:lineRule="auto"/>
              <w:ind w:left="48" w:right="-52"/>
              <w:jc w:val="center"/>
              <w:rPr>
                <w:moveTo w:id="751" w:author="Hilarion Del Olmo" w:date="2026-08-11T12:56:00Z" w16du:dateUtc="2026-08-11T15:56:00Z"/>
                <w:b/>
                <w:bCs/>
                <w:color w:val="FFFFFF" w:themeColor="background1"/>
                <w:sz w:val="20"/>
                <w:szCs w:val="20"/>
                <w:rPrChange w:id="752" w:author="Hilarion Del Olmo" w:date="2026-08-11T13:00:00Z" w16du:dateUtc="2026-08-11T16:00:00Z">
                  <w:rPr>
                    <w:moveTo w:id="753" w:author="Hilarion Del Olmo" w:date="2026-08-11T12:56:00Z" w16du:dateUtc="2026-08-11T15:56:00Z"/>
                    <w:b/>
                    <w:bCs/>
                    <w:sz w:val="20"/>
                    <w:szCs w:val="20"/>
                  </w:rPr>
                </w:rPrChange>
              </w:rPr>
            </w:pPr>
            <w:moveTo w:id="754" w:author="Hilarion Del Olmo" w:date="2026-08-11T12:56:00Z" w16du:dateUtc="2026-08-11T15:56:00Z">
              <w:r w:rsidRPr="00EF1F4C">
                <w:rPr>
                  <w:b/>
                  <w:bCs/>
                  <w:color w:val="FFFFFF" w:themeColor="background1"/>
                  <w:sz w:val="20"/>
                  <w:szCs w:val="20"/>
                  <w:rPrChange w:id="755" w:author="Hilarion Del Olmo" w:date="2026-08-11T13:00:00Z" w16du:dateUtc="2026-08-11T16:00:00Z">
                    <w:rPr>
                      <w:b/>
                      <w:bCs/>
                      <w:sz w:val="20"/>
                      <w:szCs w:val="20"/>
                    </w:rPr>
                  </w:rPrChange>
                </w:rPr>
                <w:t>2029</w:t>
              </w:r>
            </w:moveTo>
          </w:p>
        </w:tc>
        <w:tc>
          <w:tcPr>
            <w:tcW w:w="708" w:type="dxa"/>
            <w:tcBorders>
              <w:top w:val="single" w:sz="6" w:space="0" w:color="000000"/>
              <w:left w:val="single" w:sz="6" w:space="0" w:color="000000"/>
              <w:bottom w:val="single" w:sz="6" w:space="0" w:color="000000"/>
              <w:right w:val="single" w:sz="6" w:space="0" w:color="000000"/>
            </w:tcBorders>
            <w:vAlign w:val="center"/>
            <w:tcPrChange w:id="756" w:author="Hilarion Del Olmo" w:date="2026-08-11T13:00:00Z" w16du:dateUtc="2026-08-11T16:00: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19560ED4" w14:textId="77777777" w:rsidR="00B53228" w:rsidRPr="00EF1F4C" w:rsidRDefault="00B53228" w:rsidP="00B53228">
            <w:pPr>
              <w:spacing w:line="360" w:lineRule="auto"/>
              <w:ind w:left="48" w:right="-52"/>
              <w:jc w:val="center"/>
              <w:rPr>
                <w:moveTo w:id="757" w:author="Hilarion Del Olmo" w:date="2026-08-11T12:56:00Z" w16du:dateUtc="2026-08-11T15:56:00Z"/>
                <w:b/>
                <w:bCs/>
                <w:color w:val="FFFFFF" w:themeColor="background1"/>
                <w:sz w:val="20"/>
                <w:szCs w:val="20"/>
                <w:rPrChange w:id="758" w:author="Hilarion Del Olmo" w:date="2026-08-11T13:00:00Z" w16du:dateUtc="2026-08-11T16:00:00Z">
                  <w:rPr>
                    <w:moveTo w:id="759" w:author="Hilarion Del Olmo" w:date="2026-08-11T12:56:00Z" w16du:dateUtc="2026-08-11T15:56:00Z"/>
                    <w:b/>
                    <w:bCs/>
                    <w:sz w:val="20"/>
                    <w:szCs w:val="20"/>
                  </w:rPr>
                </w:rPrChange>
              </w:rPr>
            </w:pPr>
            <w:moveTo w:id="760" w:author="Hilarion Del Olmo" w:date="2026-08-11T12:56:00Z" w16du:dateUtc="2026-08-11T15:56:00Z">
              <w:r w:rsidRPr="00EF1F4C">
                <w:rPr>
                  <w:b/>
                  <w:bCs/>
                  <w:color w:val="FFFFFF" w:themeColor="background1"/>
                  <w:sz w:val="20"/>
                  <w:szCs w:val="20"/>
                  <w:rPrChange w:id="761" w:author="Hilarion Del Olmo" w:date="2026-08-11T13:00:00Z" w16du:dateUtc="2026-08-11T16:00:00Z">
                    <w:rPr>
                      <w:b/>
                      <w:bCs/>
                      <w:sz w:val="20"/>
                      <w:szCs w:val="20"/>
                    </w:rPr>
                  </w:rPrChange>
                </w:rPr>
                <w:t>2030</w:t>
              </w:r>
            </w:moveTo>
          </w:p>
        </w:tc>
        <w:tc>
          <w:tcPr>
            <w:tcW w:w="709" w:type="dxa"/>
            <w:tcBorders>
              <w:top w:val="single" w:sz="6" w:space="0" w:color="000000"/>
              <w:left w:val="single" w:sz="6" w:space="0" w:color="000000"/>
              <w:bottom w:val="single" w:sz="6" w:space="0" w:color="000000"/>
              <w:right w:val="single" w:sz="6" w:space="0" w:color="000000"/>
            </w:tcBorders>
            <w:vAlign w:val="center"/>
            <w:tcPrChange w:id="762" w:author="Hilarion Del Olmo" w:date="2026-08-11T13:00:00Z" w16du:dateUtc="2026-08-11T16:00:00Z">
              <w:tcPr>
                <w:tcW w:w="709" w:type="dxa"/>
                <w:tcBorders>
                  <w:top w:val="single" w:sz="6" w:space="0" w:color="000000"/>
                  <w:left w:val="single" w:sz="6" w:space="0" w:color="000000"/>
                  <w:bottom w:val="single" w:sz="6" w:space="0" w:color="000000"/>
                  <w:right w:val="single" w:sz="6" w:space="0" w:color="000000"/>
                </w:tcBorders>
                <w:vAlign w:val="center"/>
              </w:tcPr>
            </w:tcPrChange>
          </w:tcPr>
          <w:p w14:paraId="15839517" w14:textId="77777777" w:rsidR="00B53228" w:rsidRPr="00EF1F4C" w:rsidRDefault="00B53228" w:rsidP="00B53228">
            <w:pPr>
              <w:spacing w:line="360" w:lineRule="auto"/>
              <w:ind w:left="48" w:right="-52"/>
              <w:jc w:val="center"/>
              <w:rPr>
                <w:moveTo w:id="763" w:author="Hilarion Del Olmo" w:date="2026-08-11T12:56:00Z" w16du:dateUtc="2026-08-11T15:56:00Z"/>
                <w:b/>
                <w:bCs/>
                <w:color w:val="FFFFFF" w:themeColor="background1"/>
                <w:sz w:val="20"/>
                <w:szCs w:val="20"/>
                <w:rPrChange w:id="764" w:author="Hilarion Del Olmo" w:date="2026-08-11T13:00:00Z" w16du:dateUtc="2026-08-11T16:00:00Z">
                  <w:rPr>
                    <w:moveTo w:id="765" w:author="Hilarion Del Olmo" w:date="2026-08-11T12:56:00Z" w16du:dateUtc="2026-08-11T15:56:00Z"/>
                    <w:b/>
                    <w:bCs/>
                    <w:sz w:val="20"/>
                    <w:szCs w:val="20"/>
                  </w:rPr>
                </w:rPrChange>
              </w:rPr>
            </w:pPr>
            <w:moveTo w:id="766" w:author="Hilarion Del Olmo" w:date="2026-08-11T12:56:00Z" w16du:dateUtc="2026-08-11T15:56:00Z">
              <w:r w:rsidRPr="00EF1F4C">
                <w:rPr>
                  <w:b/>
                  <w:bCs/>
                  <w:color w:val="FFFFFF" w:themeColor="background1"/>
                  <w:sz w:val="20"/>
                  <w:szCs w:val="20"/>
                  <w:rPrChange w:id="767" w:author="Hilarion Del Olmo" w:date="2026-08-11T13:00:00Z" w16du:dateUtc="2026-08-11T16:00:00Z">
                    <w:rPr>
                      <w:b/>
                      <w:bCs/>
                      <w:sz w:val="20"/>
                      <w:szCs w:val="20"/>
                    </w:rPr>
                  </w:rPrChange>
                </w:rPr>
                <w:t>2031</w:t>
              </w:r>
            </w:moveTo>
          </w:p>
        </w:tc>
      </w:tr>
      <w:tr w:rsidR="00B53228" w:rsidRPr="001A68C5" w14:paraId="2685A223" w14:textId="77777777" w:rsidTr="00B53228">
        <w:trPr>
          <w:trHeight w:val="57"/>
        </w:trPr>
        <w:tc>
          <w:tcPr>
            <w:tcW w:w="2869" w:type="dxa"/>
            <w:tcBorders>
              <w:top w:val="single" w:sz="6" w:space="0" w:color="000000"/>
              <w:bottom w:val="single" w:sz="6" w:space="0" w:color="000000"/>
            </w:tcBorders>
            <w:vAlign w:val="center"/>
          </w:tcPr>
          <w:p w14:paraId="0888DA30" w14:textId="77777777" w:rsidR="00B53228" w:rsidRPr="001A68C5" w:rsidRDefault="00B53228" w:rsidP="00B53228">
            <w:pPr>
              <w:spacing w:line="360" w:lineRule="auto"/>
              <w:ind w:left="175" w:right="-52"/>
              <w:jc w:val="left"/>
              <w:rPr>
                <w:moveTo w:id="768"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
          <w:p w14:paraId="052705FC" w14:textId="77777777" w:rsidR="00B53228" w:rsidRPr="001A68C5" w:rsidRDefault="00B53228" w:rsidP="00B53228">
            <w:pPr>
              <w:spacing w:line="360" w:lineRule="auto"/>
              <w:ind w:left="175" w:right="-52"/>
              <w:jc w:val="left"/>
              <w:rPr>
                <w:moveTo w:id="769" w:author="Hilarion Del Olmo" w:date="2026-08-11T12:56:00Z" w16du:dateUtc="2026-08-11T15:56:00Z"/>
                <w:b/>
                <w:bCs/>
                <w:sz w:val="10"/>
                <w:szCs w:val="10"/>
              </w:rPr>
            </w:pPr>
          </w:p>
        </w:tc>
        <w:tc>
          <w:tcPr>
            <w:tcW w:w="1559" w:type="dxa"/>
            <w:tcBorders>
              <w:top w:val="single" w:sz="6" w:space="0" w:color="000000"/>
              <w:bottom w:val="single" w:sz="6" w:space="0" w:color="000000"/>
            </w:tcBorders>
            <w:vAlign w:val="center"/>
          </w:tcPr>
          <w:p w14:paraId="451D3DE8" w14:textId="77777777" w:rsidR="00B53228" w:rsidRPr="001A68C5" w:rsidRDefault="00B53228" w:rsidP="00B53228">
            <w:pPr>
              <w:spacing w:line="360" w:lineRule="auto"/>
              <w:ind w:left="175" w:right="-52"/>
              <w:jc w:val="left"/>
              <w:rPr>
                <w:moveTo w:id="770"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
          <w:p w14:paraId="0DDCD150" w14:textId="77777777" w:rsidR="00B53228" w:rsidRPr="001A68C5" w:rsidRDefault="00B53228" w:rsidP="00B53228">
            <w:pPr>
              <w:spacing w:line="360" w:lineRule="auto"/>
              <w:ind w:left="175" w:right="-52"/>
              <w:jc w:val="left"/>
              <w:rPr>
                <w:moveTo w:id="771"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
          <w:p w14:paraId="6B56B058" w14:textId="77777777" w:rsidR="00B53228" w:rsidRPr="001A68C5" w:rsidRDefault="00B53228" w:rsidP="00B53228">
            <w:pPr>
              <w:spacing w:line="360" w:lineRule="auto"/>
              <w:ind w:left="175" w:right="-52"/>
              <w:jc w:val="left"/>
              <w:rPr>
                <w:moveTo w:id="772"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
          <w:p w14:paraId="77B80857" w14:textId="77777777" w:rsidR="00B53228" w:rsidRPr="001A68C5" w:rsidRDefault="00B53228" w:rsidP="00B53228">
            <w:pPr>
              <w:spacing w:line="360" w:lineRule="auto"/>
              <w:ind w:left="175" w:right="-52"/>
              <w:jc w:val="left"/>
              <w:rPr>
                <w:moveTo w:id="773"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
          <w:p w14:paraId="6A24F2DB" w14:textId="77777777" w:rsidR="00B53228" w:rsidRPr="001A68C5" w:rsidRDefault="00B53228" w:rsidP="00B53228">
            <w:pPr>
              <w:spacing w:line="360" w:lineRule="auto"/>
              <w:ind w:left="175" w:right="-52"/>
              <w:jc w:val="left"/>
              <w:rPr>
                <w:moveTo w:id="774" w:author="Hilarion Del Olmo" w:date="2026-08-11T12:56:00Z" w16du:dateUtc="2026-08-11T15:56:00Z"/>
                <w:b/>
                <w:bCs/>
                <w:sz w:val="10"/>
                <w:szCs w:val="10"/>
              </w:rPr>
            </w:pPr>
          </w:p>
        </w:tc>
      </w:tr>
      <w:tr w:rsidR="00B53228" w14:paraId="1EA8A61D" w14:textId="77777777" w:rsidTr="00B53228">
        <w:trPr>
          <w:trHeight w:val="1905"/>
        </w:trPr>
        <w:tc>
          <w:tcPr>
            <w:tcW w:w="2869"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6FA9E5BD" w14:textId="77777777" w:rsidR="00B53228" w:rsidRDefault="00B53228" w:rsidP="00B53228">
            <w:pPr>
              <w:spacing w:line="360" w:lineRule="auto"/>
              <w:ind w:left="175" w:right="-52"/>
              <w:jc w:val="left"/>
              <w:rPr>
                <w:moveTo w:id="775" w:author="Hilarion Del Olmo" w:date="2026-08-11T12:56:00Z" w16du:dateUtc="2026-08-11T15:56:00Z"/>
                <w:sz w:val="20"/>
                <w:szCs w:val="20"/>
              </w:rPr>
            </w:pPr>
            <w:moveTo w:id="776" w:author="Hilarion Del Olmo" w:date="2026-08-11T12:56:00Z" w16du:dateUtc="2026-08-11T15:56:00Z">
              <w:r>
                <w:rPr>
                  <w:b/>
                  <w:bCs/>
                  <w:sz w:val="20"/>
                  <w:szCs w:val="20"/>
                </w:rPr>
                <w:t>Segmento Competitivo Empresas No Integradas</w:t>
              </w:r>
              <w:r>
                <w:rPr>
                  <w:sz w:val="20"/>
                  <w:szCs w:val="20"/>
                </w:rPr>
                <w:t xml:space="preserve"> (Corte por Mercado Electrónico - Art. 14)</w:t>
              </w:r>
            </w:moveTo>
          </w:p>
        </w:tc>
        <w:tc>
          <w:tcPr>
            <w:tcW w:w="2835"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63DF795F" w14:textId="77777777" w:rsidR="00B53228" w:rsidRDefault="00B53228" w:rsidP="00B53228">
            <w:pPr>
              <w:spacing w:line="360" w:lineRule="auto"/>
              <w:ind w:left="272" w:right="696" w:firstLine="0"/>
              <w:jc w:val="left"/>
              <w:rPr>
                <w:moveTo w:id="777" w:author="Hilarion Del Olmo" w:date="2026-08-11T12:56:00Z" w16du:dateUtc="2026-08-11T15:56:00Z"/>
                <w:sz w:val="20"/>
                <w:szCs w:val="20"/>
              </w:rPr>
            </w:pPr>
            <w:moveTo w:id="778" w:author="Hilarion Del Olmo" w:date="2026-08-11T12:56:00Z" w16du:dateUtc="2026-08-11T15:56:00Z">
              <w:r>
                <w:rPr>
                  <w:sz w:val="20"/>
                  <w:szCs w:val="20"/>
                </w:rPr>
                <w:t>Corte mínimo (Biodiesel primera + Biodiesel segunda generación)</w:t>
              </w:r>
            </w:moveTo>
          </w:p>
        </w:tc>
        <w:tc>
          <w:tcPr>
            <w:tcW w:w="1559"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0F401924" w14:textId="77777777" w:rsidR="00B53228" w:rsidRDefault="00B53228" w:rsidP="00B53228">
            <w:pPr>
              <w:spacing w:line="360" w:lineRule="auto"/>
              <w:ind w:left="144" w:right="-52" w:hanging="8"/>
              <w:jc w:val="center"/>
              <w:rPr>
                <w:moveTo w:id="779" w:author="Hilarion Del Olmo" w:date="2026-08-11T12:56:00Z" w16du:dateUtc="2026-08-11T15:56:00Z"/>
                <w:sz w:val="20"/>
                <w:szCs w:val="20"/>
              </w:rPr>
            </w:pPr>
            <w:moveTo w:id="780" w:author="Hilarion Del Olmo" w:date="2026-08-11T12:56:00Z" w16du:dateUtc="2026-08-11T15:56:00Z">
              <w:r>
                <w:rPr>
                  <w:sz w:val="20"/>
                  <w:szCs w:val="20"/>
                </w:rPr>
                <w:t>7,5%</w:t>
              </w:r>
            </w:moveTo>
          </w:p>
        </w:tc>
        <w:tc>
          <w:tcPr>
            <w:tcW w:w="1094"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29113593" w14:textId="77777777" w:rsidR="00B53228" w:rsidRDefault="00B53228" w:rsidP="00B53228">
            <w:pPr>
              <w:spacing w:line="360" w:lineRule="auto"/>
              <w:ind w:left="48" w:right="-52"/>
              <w:jc w:val="center"/>
              <w:rPr>
                <w:moveTo w:id="781" w:author="Hilarion Del Olmo" w:date="2026-08-11T12:56:00Z" w16du:dateUtc="2026-08-11T15:56:00Z"/>
                <w:sz w:val="20"/>
                <w:szCs w:val="20"/>
              </w:rPr>
            </w:pPr>
            <w:moveTo w:id="782" w:author="Hilarion Del Olmo" w:date="2026-08-11T12:56:00Z" w16du:dateUtc="2026-08-11T15:56:00Z">
              <w:r>
                <w:rPr>
                  <w:sz w:val="20"/>
                  <w:szCs w:val="20"/>
                </w:rPr>
                <w:t>6,5%</w:t>
              </w:r>
            </w:moveTo>
          </w:p>
        </w:tc>
        <w:tc>
          <w:tcPr>
            <w:tcW w:w="750"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1441046C" w14:textId="77777777" w:rsidR="00B53228" w:rsidRDefault="00B53228" w:rsidP="00B53228">
            <w:pPr>
              <w:spacing w:line="360" w:lineRule="auto"/>
              <w:ind w:left="48" w:right="-52"/>
              <w:jc w:val="center"/>
              <w:rPr>
                <w:moveTo w:id="783" w:author="Hilarion Del Olmo" w:date="2026-08-11T12:56:00Z" w16du:dateUtc="2026-08-11T15:56:00Z"/>
                <w:sz w:val="20"/>
                <w:szCs w:val="20"/>
              </w:rPr>
            </w:pPr>
            <w:moveTo w:id="784" w:author="Hilarion Del Olmo" w:date="2026-08-11T12:56:00Z" w16du:dateUtc="2026-08-11T15:56:00Z">
              <w:r>
                <w:rPr>
                  <w:sz w:val="20"/>
                  <w:szCs w:val="20"/>
                </w:rPr>
                <w:t>5,5%</w:t>
              </w:r>
            </w:moveTo>
          </w:p>
        </w:tc>
        <w:tc>
          <w:tcPr>
            <w:tcW w:w="708"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1D5369AB" w14:textId="77777777" w:rsidR="00B53228" w:rsidRDefault="00B53228" w:rsidP="00B53228">
            <w:pPr>
              <w:spacing w:line="360" w:lineRule="auto"/>
              <w:ind w:left="48" w:right="-52"/>
              <w:jc w:val="center"/>
              <w:rPr>
                <w:moveTo w:id="785" w:author="Hilarion Del Olmo" w:date="2026-08-11T12:56:00Z" w16du:dateUtc="2026-08-11T15:56:00Z"/>
                <w:sz w:val="20"/>
                <w:szCs w:val="20"/>
              </w:rPr>
            </w:pPr>
            <w:moveTo w:id="786" w:author="Hilarion Del Olmo" w:date="2026-08-11T12:56:00Z" w16du:dateUtc="2026-08-11T15:56:00Z">
              <w:r>
                <w:rPr>
                  <w:sz w:val="20"/>
                  <w:szCs w:val="20"/>
                </w:rPr>
                <w:t>5,0%</w:t>
              </w:r>
            </w:moveTo>
          </w:p>
        </w:tc>
        <w:tc>
          <w:tcPr>
            <w:tcW w:w="709" w:type="dxa"/>
            <w:tcBorders>
              <w:top w:val="single" w:sz="6" w:space="0" w:color="000000"/>
              <w:left w:val="single" w:sz="6" w:space="0" w:color="000000"/>
              <w:bottom w:val="single" w:sz="6" w:space="0" w:color="000000"/>
              <w:right w:val="single" w:sz="6" w:space="0" w:color="000000"/>
            </w:tcBorders>
            <w:shd w:val="clear" w:color="auto" w:fill="CAEDFB" w:themeFill="accent4" w:themeFillTint="33"/>
            <w:vAlign w:val="center"/>
          </w:tcPr>
          <w:p w14:paraId="24099512" w14:textId="77777777" w:rsidR="00B53228" w:rsidRDefault="00B53228" w:rsidP="00B53228">
            <w:pPr>
              <w:spacing w:line="360" w:lineRule="auto"/>
              <w:ind w:left="48" w:right="-52"/>
              <w:jc w:val="center"/>
              <w:rPr>
                <w:moveTo w:id="787" w:author="Hilarion Del Olmo" w:date="2026-08-11T12:56:00Z" w16du:dateUtc="2026-08-11T15:56:00Z"/>
                <w:sz w:val="20"/>
                <w:szCs w:val="20"/>
              </w:rPr>
            </w:pPr>
            <w:moveTo w:id="788" w:author="Hilarion Del Olmo" w:date="2026-08-11T12:56:00Z" w16du:dateUtc="2026-08-11T15:56:00Z">
              <w:r>
                <w:rPr>
                  <w:sz w:val="20"/>
                  <w:szCs w:val="20"/>
                </w:rPr>
                <w:t>3,0%</w:t>
              </w:r>
            </w:moveTo>
          </w:p>
        </w:tc>
      </w:tr>
      <w:tr w:rsidR="00B53228" w:rsidRPr="001A68C5" w14:paraId="4135FDEE" w14:textId="77777777" w:rsidTr="00B53228">
        <w:trPr>
          <w:trHeight w:val="127"/>
        </w:trPr>
        <w:tc>
          <w:tcPr>
            <w:tcW w:w="2869" w:type="dxa"/>
            <w:tcBorders>
              <w:top w:val="single" w:sz="6" w:space="0" w:color="000000"/>
              <w:bottom w:val="single" w:sz="6" w:space="0" w:color="000000"/>
            </w:tcBorders>
            <w:vAlign w:val="center"/>
          </w:tcPr>
          <w:p w14:paraId="46F96074" w14:textId="77777777" w:rsidR="00B53228" w:rsidRPr="001A68C5" w:rsidRDefault="00B53228" w:rsidP="00B53228">
            <w:pPr>
              <w:spacing w:line="360" w:lineRule="auto"/>
              <w:ind w:left="175" w:right="-52"/>
              <w:jc w:val="left"/>
              <w:rPr>
                <w:moveTo w:id="789"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
          <w:p w14:paraId="67F62BA3" w14:textId="77777777" w:rsidR="00B53228" w:rsidRPr="001A68C5" w:rsidRDefault="00B53228" w:rsidP="00B53228">
            <w:pPr>
              <w:spacing w:line="360" w:lineRule="auto"/>
              <w:ind w:left="175" w:right="-52"/>
              <w:jc w:val="left"/>
              <w:rPr>
                <w:moveTo w:id="790" w:author="Hilarion Del Olmo" w:date="2026-08-11T12:56:00Z" w16du:dateUtc="2026-08-11T15:56:00Z"/>
                <w:b/>
                <w:bCs/>
                <w:sz w:val="10"/>
                <w:szCs w:val="10"/>
              </w:rPr>
            </w:pPr>
          </w:p>
        </w:tc>
        <w:tc>
          <w:tcPr>
            <w:tcW w:w="1559" w:type="dxa"/>
            <w:tcBorders>
              <w:top w:val="single" w:sz="6" w:space="0" w:color="000000"/>
              <w:bottom w:val="single" w:sz="6" w:space="0" w:color="000000"/>
            </w:tcBorders>
            <w:vAlign w:val="center"/>
          </w:tcPr>
          <w:p w14:paraId="69F502D3" w14:textId="77777777" w:rsidR="00B53228" w:rsidRPr="001A68C5" w:rsidRDefault="00B53228" w:rsidP="00B53228">
            <w:pPr>
              <w:spacing w:line="360" w:lineRule="auto"/>
              <w:ind w:left="175" w:right="-52"/>
              <w:jc w:val="left"/>
              <w:rPr>
                <w:moveTo w:id="791"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
          <w:p w14:paraId="777A4718" w14:textId="77777777" w:rsidR="00B53228" w:rsidRPr="001A68C5" w:rsidRDefault="00B53228" w:rsidP="00B53228">
            <w:pPr>
              <w:spacing w:line="360" w:lineRule="auto"/>
              <w:ind w:left="175" w:right="-52"/>
              <w:jc w:val="left"/>
              <w:rPr>
                <w:moveTo w:id="792"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
          <w:p w14:paraId="290659E2" w14:textId="77777777" w:rsidR="00B53228" w:rsidRPr="001A68C5" w:rsidRDefault="00B53228" w:rsidP="00B53228">
            <w:pPr>
              <w:spacing w:line="360" w:lineRule="auto"/>
              <w:ind w:left="175" w:right="-52"/>
              <w:jc w:val="left"/>
              <w:rPr>
                <w:moveTo w:id="793"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
          <w:p w14:paraId="73B2F7CF" w14:textId="77777777" w:rsidR="00B53228" w:rsidRPr="001A68C5" w:rsidRDefault="00B53228" w:rsidP="00B53228">
            <w:pPr>
              <w:spacing w:line="360" w:lineRule="auto"/>
              <w:ind w:left="175" w:right="-52"/>
              <w:jc w:val="left"/>
              <w:rPr>
                <w:moveTo w:id="794"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
          <w:p w14:paraId="33D9AFB2" w14:textId="77777777" w:rsidR="00B53228" w:rsidRPr="001A68C5" w:rsidRDefault="00B53228" w:rsidP="00B53228">
            <w:pPr>
              <w:spacing w:line="360" w:lineRule="auto"/>
              <w:ind w:left="175" w:right="-52"/>
              <w:jc w:val="left"/>
              <w:rPr>
                <w:moveTo w:id="795" w:author="Hilarion Del Olmo" w:date="2026-08-11T12:56:00Z" w16du:dateUtc="2026-08-11T15:56:00Z"/>
                <w:b/>
                <w:bCs/>
                <w:sz w:val="10"/>
                <w:szCs w:val="10"/>
              </w:rPr>
            </w:pPr>
          </w:p>
        </w:tc>
      </w:tr>
      <w:tr w:rsidR="00B53228" w14:paraId="4824F824" w14:textId="77777777" w:rsidTr="00B53228">
        <w:trPr>
          <w:trHeight w:val="1265"/>
        </w:trPr>
        <w:tc>
          <w:tcPr>
            <w:tcW w:w="2869" w:type="dxa"/>
            <w:vMerge w:val="restart"/>
            <w:tcBorders>
              <w:top w:val="single" w:sz="6" w:space="0" w:color="000000"/>
              <w:left w:val="single" w:sz="6" w:space="0" w:color="000000"/>
              <w:bottom w:val="single" w:sz="6" w:space="0" w:color="000000"/>
              <w:right w:val="single" w:sz="6" w:space="0" w:color="000000"/>
            </w:tcBorders>
            <w:shd w:val="clear" w:color="auto" w:fill="FEF4DE"/>
            <w:vAlign w:val="center"/>
          </w:tcPr>
          <w:p w14:paraId="4F5B6B20" w14:textId="7C19F0E0" w:rsidR="00B53228" w:rsidRDefault="00B53228" w:rsidP="00B53228">
            <w:pPr>
              <w:spacing w:line="360" w:lineRule="auto"/>
              <w:ind w:left="144" w:right="132" w:hanging="8"/>
              <w:jc w:val="left"/>
              <w:rPr>
                <w:moveTo w:id="796" w:author="Hilarion Del Olmo" w:date="2026-08-11T12:56:00Z" w16du:dateUtc="2026-08-11T15:56:00Z"/>
                <w:sz w:val="20"/>
                <w:szCs w:val="20"/>
              </w:rPr>
            </w:pPr>
            <w:moveTo w:id="797" w:author="Hilarion Del Olmo" w:date="2026-08-11T12:56:00Z" w16du:dateUtc="2026-08-11T15:56:00Z">
              <w:r>
                <w:rPr>
                  <w:b/>
                  <w:bCs/>
                  <w:sz w:val="20"/>
                  <w:szCs w:val="20"/>
                </w:rPr>
                <w:t xml:space="preserve">Segmento Competitivo Remanente </w:t>
              </w:r>
              <w:r>
                <w:rPr>
                  <w:sz w:val="20"/>
                  <w:szCs w:val="20"/>
                </w:rPr>
                <w:t xml:space="preserve">(Corte por Mercado Electrónico Arts. 14 y 16 Integradas + No Integradas + Coprocesamiento </w:t>
              </w:r>
            </w:moveTo>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01299866" w14:textId="77777777" w:rsidR="00B53228" w:rsidRDefault="00B53228" w:rsidP="00B53228">
            <w:pPr>
              <w:spacing w:line="360" w:lineRule="auto"/>
              <w:ind w:right="137"/>
              <w:jc w:val="right"/>
              <w:rPr>
                <w:moveTo w:id="798" w:author="Hilarion Del Olmo" w:date="2026-08-11T12:56:00Z" w16du:dateUtc="2026-08-11T15:56:00Z"/>
                <w:sz w:val="20"/>
                <w:szCs w:val="20"/>
              </w:rPr>
            </w:pPr>
            <w:moveTo w:id="799" w:author="Hilarion Del Olmo" w:date="2026-08-11T12:56:00Z" w16du:dateUtc="2026-08-11T15:56:00Z">
              <w:r>
                <w:rPr>
                  <w:sz w:val="20"/>
                  <w:szCs w:val="20"/>
                </w:rPr>
                <w:t xml:space="preserve">Cómputo Máximo de </w:t>
              </w:r>
              <w:r w:rsidRPr="00542CE2">
                <w:rPr>
                  <w:sz w:val="20"/>
                  <w:szCs w:val="20"/>
                </w:rPr>
                <w:t>componente biogénico certificado</w:t>
              </w:r>
            </w:moveTo>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33C83881" w14:textId="77777777" w:rsidR="00B53228" w:rsidRDefault="00B53228" w:rsidP="00B53228">
            <w:pPr>
              <w:spacing w:line="360" w:lineRule="auto"/>
              <w:ind w:left="144" w:right="-52" w:hanging="8"/>
              <w:jc w:val="center"/>
              <w:rPr>
                <w:moveTo w:id="800" w:author="Hilarion Del Olmo" w:date="2026-08-11T12:56:00Z" w16du:dateUtc="2026-08-11T15:56:00Z"/>
                <w:sz w:val="20"/>
                <w:szCs w:val="20"/>
              </w:rPr>
            </w:pPr>
            <w:moveTo w:id="801" w:author="Hilarion Del Olmo" w:date="2026-08-11T12:56:00Z" w16du:dateUtc="2026-08-11T15:56:00Z">
              <w:r>
                <w:rPr>
                  <w:sz w:val="20"/>
                  <w:szCs w:val="20"/>
                </w:rPr>
                <w:t>0,0%</w:t>
              </w:r>
            </w:moveTo>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232C703A" w14:textId="77777777" w:rsidR="00B53228" w:rsidRDefault="00B53228" w:rsidP="00B53228">
            <w:pPr>
              <w:spacing w:line="360" w:lineRule="auto"/>
              <w:ind w:left="48" w:right="-52"/>
              <w:jc w:val="center"/>
              <w:rPr>
                <w:moveTo w:id="802" w:author="Hilarion Del Olmo" w:date="2026-08-11T12:56:00Z" w16du:dateUtc="2026-08-11T15:56:00Z"/>
                <w:sz w:val="20"/>
                <w:szCs w:val="20"/>
              </w:rPr>
            </w:pPr>
            <w:moveTo w:id="803" w:author="Hilarion Del Olmo" w:date="2026-08-11T12:56:00Z" w16du:dateUtc="2026-08-11T15:56:00Z">
              <w:r>
                <w:rPr>
                  <w:sz w:val="20"/>
                  <w:szCs w:val="20"/>
                </w:rPr>
                <w:t>0,5%</w:t>
              </w:r>
            </w:moveTo>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7ADA2B5C" w14:textId="77777777" w:rsidR="00B53228" w:rsidRDefault="00B53228" w:rsidP="00B53228">
            <w:pPr>
              <w:spacing w:line="360" w:lineRule="auto"/>
              <w:ind w:left="48" w:right="-52"/>
              <w:jc w:val="center"/>
              <w:rPr>
                <w:moveTo w:id="804" w:author="Hilarion Del Olmo" w:date="2026-08-11T12:56:00Z" w16du:dateUtc="2026-08-11T15:56:00Z"/>
                <w:sz w:val="20"/>
                <w:szCs w:val="20"/>
              </w:rPr>
            </w:pPr>
            <w:moveTo w:id="805" w:author="Hilarion Del Olmo" w:date="2026-08-11T12:56:00Z" w16du:dateUtc="2026-08-11T15:56:00Z">
              <w:r>
                <w:rPr>
                  <w:sz w:val="20"/>
                  <w:szCs w:val="20"/>
                </w:rPr>
                <w:t>1,0%</w:t>
              </w:r>
            </w:moveTo>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EBE5927" w14:textId="77777777" w:rsidR="00B53228" w:rsidRDefault="00B53228" w:rsidP="00B53228">
            <w:pPr>
              <w:spacing w:line="360" w:lineRule="auto"/>
              <w:ind w:left="48" w:right="-52"/>
              <w:jc w:val="center"/>
              <w:rPr>
                <w:moveTo w:id="806" w:author="Hilarion Del Olmo" w:date="2026-08-11T12:56:00Z" w16du:dateUtc="2026-08-11T15:56:00Z"/>
                <w:sz w:val="20"/>
                <w:szCs w:val="20"/>
              </w:rPr>
            </w:pPr>
            <w:moveTo w:id="807" w:author="Hilarion Del Olmo" w:date="2026-08-11T12:56:00Z" w16du:dateUtc="2026-08-11T15:56:00Z">
              <w:r>
                <w:rPr>
                  <w:sz w:val="20"/>
                  <w:szCs w:val="20"/>
                </w:rPr>
                <w:t>1,0%</w:t>
              </w:r>
            </w:moveTo>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076EFE78" w14:textId="77777777" w:rsidR="00B53228" w:rsidRDefault="00B53228" w:rsidP="00B53228">
            <w:pPr>
              <w:spacing w:line="360" w:lineRule="auto"/>
              <w:ind w:left="48" w:right="-52"/>
              <w:jc w:val="center"/>
              <w:rPr>
                <w:moveTo w:id="808" w:author="Hilarion Del Olmo" w:date="2026-08-11T12:56:00Z" w16du:dateUtc="2026-08-11T15:56:00Z"/>
                <w:sz w:val="20"/>
                <w:szCs w:val="20"/>
              </w:rPr>
            </w:pPr>
            <w:moveTo w:id="809" w:author="Hilarion Del Olmo" w:date="2026-08-11T12:56:00Z" w16du:dateUtc="2026-08-11T15:56:00Z">
              <w:r>
                <w:rPr>
                  <w:sz w:val="20"/>
                  <w:szCs w:val="20"/>
                </w:rPr>
                <w:t>1,5%</w:t>
              </w:r>
            </w:moveTo>
          </w:p>
        </w:tc>
      </w:tr>
      <w:tr w:rsidR="00B53228" w14:paraId="4432E275" w14:textId="77777777" w:rsidTr="00B53228">
        <w:trPr>
          <w:trHeight w:val="2363"/>
        </w:trPr>
        <w:tc>
          <w:tcPr>
            <w:tcW w:w="2869" w:type="dxa"/>
            <w:vMerge/>
            <w:tcBorders>
              <w:top w:val="single" w:sz="6" w:space="0" w:color="000000"/>
              <w:left w:val="single" w:sz="6" w:space="0" w:color="000000"/>
              <w:bottom w:val="single" w:sz="6" w:space="0" w:color="000000"/>
              <w:right w:val="single" w:sz="6" w:space="0" w:color="000000"/>
            </w:tcBorders>
            <w:shd w:val="clear" w:color="auto" w:fill="FEF4DE"/>
            <w:vAlign w:val="center"/>
          </w:tcPr>
          <w:p w14:paraId="4D505FE8" w14:textId="77777777" w:rsidR="00B53228" w:rsidRDefault="00B53228" w:rsidP="00B53228">
            <w:pPr>
              <w:spacing w:line="360" w:lineRule="auto"/>
              <w:ind w:right="-52"/>
              <w:jc w:val="left"/>
              <w:rPr>
                <w:moveTo w:id="810" w:author="Hilarion Del Olmo" w:date="2026-08-11T12:56:00Z" w16du:dateUtc="2026-08-11T15:56:00Z"/>
                <w:sz w:val="20"/>
                <w:szCs w:val="20"/>
              </w:rPr>
            </w:pPr>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F7C3787" w14:textId="77777777" w:rsidR="00B53228" w:rsidRDefault="00B53228" w:rsidP="00B53228">
            <w:pPr>
              <w:spacing w:line="360" w:lineRule="auto"/>
              <w:ind w:right="137"/>
              <w:jc w:val="right"/>
              <w:rPr>
                <w:moveTo w:id="811" w:author="Hilarion Del Olmo" w:date="2026-08-11T12:56:00Z" w16du:dateUtc="2026-08-11T15:56:00Z"/>
                <w:sz w:val="20"/>
                <w:szCs w:val="20"/>
              </w:rPr>
            </w:pPr>
            <w:moveTo w:id="812" w:author="Hilarion Del Olmo" w:date="2026-08-11T12:56:00Z" w16du:dateUtc="2026-08-11T15:56:00Z">
              <w:r>
                <w:rPr>
                  <w:sz w:val="20"/>
                  <w:szCs w:val="20"/>
                </w:rPr>
                <w:t xml:space="preserve">Computo Máximo del crédito adicional generado por biodiesel de segunda generación adjudicado en el Segmento Competitivo No Integradas </w:t>
              </w:r>
            </w:moveTo>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7B6AED43" w14:textId="77777777" w:rsidR="00B53228" w:rsidRDefault="00B53228" w:rsidP="00B53228">
            <w:pPr>
              <w:spacing w:line="360" w:lineRule="auto"/>
              <w:ind w:left="144" w:right="-52" w:hanging="8"/>
              <w:jc w:val="center"/>
              <w:rPr>
                <w:moveTo w:id="813" w:author="Hilarion Del Olmo" w:date="2026-08-11T12:56:00Z" w16du:dateUtc="2026-08-11T15:56:00Z"/>
                <w:sz w:val="20"/>
                <w:szCs w:val="20"/>
              </w:rPr>
            </w:pPr>
            <w:moveTo w:id="814" w:author="Hilarion Del Olmo" w:date="2026-08-11T12:56:00Z" w16du:dateUtc="2026-08-11T15:56:00Z">
              <w:r>
                <w:rPr>
                  <w:sz w:val="20"/>
                  <w:szCs w:val="20"/>
                </w:rPr>
                <w:t>0,0%</w:t>
              </w:r>
            </w:moveTo>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501D1E85" w14:textId="77777777" w:rsidR="00B53228" w:rsidRDefault="00B53228" w:rsidP="00B53228">
            <w:pPr>
              <w:spacing w:line="360" w:lineRule="auto"/>
              <w:ind w:left="48" w:right="-52"/>
              <w:jc w:val="center"/>
              <w:rPr>
                <w:moveTo w:id="815" w:author="Hilarion Del Olmo" w:date="2026-08-11T12:56:00Z" w16du:dateUtc="2026-08-11T15:56:00Z"/>
                <w:sz w:val="20"/>
                <w:szCs w:val="20"/>
              </w:rPr>
            </w:pPr>
            <w:moveTo w:id="816" w:author="Hilarion Del Olmo" w:date="2026-08-11T12:56:00Z" w16du:dateUtc="2026-08-11T15:56:00Z">
              <w:r>
                <w:rPr>
                  <w:sz w:val="20"/>
                  <w:szCs w:val="20"/>
                </w:rPr>
                <w:t>0,5%</w:t>
              </w:r>
            </w:moveTo>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0828C5D6" w14:textId="77777777" w:rsidR="00B53228" w:rsidRDefault="00B53228" w:rsidP="00B53228">
            <w:pPr>
              <w:spacing w:line="360" w:lineRule="auto"/>
              <w:ind w:left="48" w:right="-52"/>
              <w:jc w:val="center"/>
              <w:rPr>
                <w:moveTo w:id="817" w:author="Hilarion Del Olmo" w:date="2026-08-11T12:56:00Z" w16du:dateUtc="2026-08-11T15:56:00Z"/>
                <w:sz w:val="20"/>
                <w:szCs w:val="20"/>
              </w:rPr>
            </w:pPr>
            <w:moveTo w:id="818" w:author="Hilarion Del Olmo" w:date="2026-08-11T12:56:00Z" w16du:dateUtc="2026-08-11T15:56:00Z">
              <w:r>
                <w:rPr>
                  <w:sz w:val="20"/>
                  <w:szCs w:val="20"/>
                </w:rPr>
                <w:t>1,0%</w:t>
              </w:r>
            </w:moveTo>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F3A5D57" w14:textId="77777777" w:rsidR="00B53228" w:rsidRDefault="00B53228" w:rsidP="00B53228">
            <w:pPr>
              <w:spacing w:line="360" w:lineRule="auto"/>
              <w:ind w:left="48" w:right="-52"/>
              <w:jc w:val="center"/>
              <w:rPr>
                <w:moveTo w:id="819" w:author="Hilarion Del Olmo" w:date="2026-08-11T12:56:00Z" w16du:dateUtc="2026-08-11T15:56:00Z"/>
                <w:sz w:val="20"/>
                <w:szCs w:val="20"/>
              </w:rPr>
            </w:pPr>
            <w:moveTo w:id="820" w:author="Hilarion Del Olmo" w:date="2026-08-11T12:56:00Z" w16du:dateUtc="2026-08-11T15:56:00Z">
              <w:r>
                <w:rPr>
                  <w:sz w:val="20"/>
                  <w:szCs w:val="20"/>
                </w:rPr>
                <w:t>1,0%</w:t>
              </w:r>
            </w:moveTo>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D1B87BB" w14:textId="77777777" w:rsidR="00B53228" w:rsidRDefault="00B53228" w:rsidP="00B53228">
            <w:pPr>
              <w:spacing w:line="360" w:lineRule="auto"/>
              <w:ind w:left="48" w:right="-52"/>
              <w:jc w:val="center"/>
              <w:rPr>
                <w:moveTo w:id="821" w:author="Hilarion Del Olmo" w:date="2026-08-11T12:56:00Z" w16du:dateUtc="2026-08-11T15:56:00Z"/>
                <w:sz w:val="20"/>
                <w:szCs w:val="20"/>
              </w:rPr>
            </w:pPr>
            <w:moveTo w:id="822" w:author="Hilarion Del Olmo" w:date="2026-08-11T12:56:00Z" w16du:dateUtc="2026-08-11T15:56:00Z">
              <w:r>
                <w:rPr>
                  <w:sz w:val="20"/>
                  <w:szCs w:val="20"/>
                </w:rPr>
                <w:t>1,5%</w:t>
              </w:r>
            </w:moveTo>
          </w:p>
        </w:tc>
      </w:tr>
      <w:tr w:rsidR="00B53228" w14:paraId="50B5D763" w14:textId="77777777" w:rsidTr="00B53228">
        <w:trPr>
          <w:trHeight w:val="1454"/>
        </w:trPr>
        <w:tc>
          <w:tcPr>
            <w:tcW w:w="2869" w:type="dxa"/>
            <w:vMerge/>
            <w:tcBorders>
              <w:top w:val="single" w:sz="6" w:space="0" w:color="000000"/>
              <w:left w:val="single" w:sz="6" w:space="0" w:color="000000"/>
              <w:bottom w:val="single" w:sz="6" w:space="0" w:color="000000"/>
              <w:right w:val="single" w:sz="6" w:space="0" w:color="000000"/>
            </w:tcBorders>
            <w:shd w:val="clear" w:color="auto" w:fill="FEF4DE"/>
            <w:vAlign w:val="center"/>
          </w:tcPr>
          <w:p w14:paraId="6F266DF4" w14:textId="77777777" w:rsidR="00B53228" w:rsidRDefault="00B53228" w:rsidP="00B53228">
            <w:pPr>
              <w:spacing w:line="360" w:lineRule="auto"/>
              <w:ind w:right="-52"/>
              <w:jc w:val="left"/>
              <w:rPr>
                <w:moveTo w:id="823" w:author="Hilarion Del Olmo" w:date="2026-08-11T12:56:00Z" w16du:dateUtc="2026-08-11T15:56:00Z"/>
                <w:sz w:val="20"/>
                <w:szCs w:val="20"/>
              </w:rPr>
            </w:pPr>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30552679" w14:textId="77777777" w:rsidR="00B53228" w:rsidRDefault="00B53228" w:rsidP="00B53228">
            <w:pPr>
              <w:spacing w:line="360" w:lineRule="auto"/>
              <w:ind w:left="130" w:right="137" w:firstLine="0"/>
              <w:jc w:val="right"/>
              <w:rPr>
                <w:moveTo w:id="824" w:author="Hilarion Del Olmo" w:date="2026-08-11T12:56:00Z" w16du:dateUtc="2026-08-11T15:56:00Z"/>
                <w:sz w:val="20"/>
                <w:szCs w:val="20"/>
              </w:rPr>
            </w:pPr>
            <w:moveTo w:id="825" w:author="Hilarion Del Olmo" w:date="2026-08-11T12:56:00Z" w16du:dateUtc="2026-08-11T15:56:00Z">
              <w:r>
                <w:rPr>
                  <w:sz w:val="20"/>
                  <w:szCs w:val="20"/>
                </w:rPr>
                <w:t xml:space="preserve">Corte Mínimo Biodiesel primera </w:t>
              </w:r>
            </w:moveTo>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4DB1BAF6" w14:textId="77777777" w:rsidR="00B53228" w:rsidRDefault="00B53228" w:rsidP="00B53228">
            <w:pPr>
              <w:spacing w:line="360" w:lineRule="auto"/>
              <w:ind w:left="144" w:right="-52" w:hanging="8"/>
              <w:jc w:val="center"/>
              <w:rPr>
                <w:moveTo w:id="826" w:author="Hilarion Del Olmo" w:date="2026-08-11T12:56:00Z" w16du:dateUtc="2026-08-11T15:56:00Z"/>
                <w:sz w:val="20"/>
                <w:szCs w:val="20"/>
              </w:rPr>
            </w:pPr>
            <w:moveTo w:id="827" w:author="Hilarion Del Olmo" w:date="2026-08-11T12:56:00Z" w16du:dateUtc="2026-08-11T15:56:00Z">
              <w:r>
                <w:rPr>
                  <w:sz w:val="20"/>
                  <w:szCs w:val="20"/>
                </w:rPr>
                <w:t>0,0%</w:t>
              </w:r>
            </w:moveTo>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365E4263" w14:textId="77777777" w:rsidR="00B53228" w:rsidRDefault="00B53228" w:rsidP="00B53228">
            <w:pPr>
              <w:spacing w:line="360" w:lineRule="auto"/>
              <w:ind w:left="48" w:right="-52"/>
              <w:jc w:val="center"/>
              <w:rPr>
                <w:moveTo w:id="828" w:author="Hilarion Del Olmo" w:date="2026-08-11T12:56:00Z" w16du:dateUtc="2026-08-11T15:56:00Z"/>
                <w:sz w:val="20"/>
                <w:szCs w:val="20"/>
              </w:rPr>
            </w:pPr>
            <w:moveTo w:id="829" w:author="Hilarion Del Olmo" w:date="2026-08-11T12:56:00Z" w16du:dateUtc="2026-08-11T15:56:00Z">
              <w:r>
                <w:rPr>
                  <w:sz w:val="20"/>
                  <w:szCs w:val="20"/>
                </w:rPr>
                <w:t>2,5%</w:t>
              </w:r>
            </w:moveTo>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5925B3B1" w14:textId="77777777" w:rsidR="00B53228" w:rsidRDefault="00B53228" w:rsidP="00B53228">
            <w:pPr>
              <w:spacing w:line="360" w:lineRule="auto"/>
              <w:ind w:left="48" w:right="-52"/>
              <w:jc w:val="center"/>
              <w:rPr>
                <w:moveTo w:id="830" w:author="Hilarion Del Olmo" w:date="2026-08-11T12:56:00Z" w16du:dateUtc="2026-08-11T15:56:00Z"/>
                <w:sz w:val="20"/>
                <w:szCs w:val="20"/>
              </w:rPr>
            </w:pPr>
            <w:moveTo w:id="831" w:author="Hilarion Del Olmo" w:date="2026-08-11T12:56:00Z" w16du:dateUtc="2026-08-11T15:56:00Z">
              <w:r>
                <w:rPr>
                  <w:sz w:val="20"/>
                  <w:szCs w:val="20"/>
                </w:rPr>
                <w:t>2,5%</w:t>
              </w:r>
            </w:moveTo>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66B8471" w14:textId="77777777" w:rsidR="00B53228" w:rsidRDefault="00B53228" w:rsidP="00B53228">
            <w:pPr>
              <w:spacing w:line="360" w:lineRule="auto"/>
              <w:ind w:left="48" w:right="-52"/>
              <w:jc w:val="center"/>
              <w:rPr>
                <w:moveTo w:id="832" w:author="Hilarion Del Olmo" w:date="2026-08-11T12:56:00Z" w16du:dateUtc="2026-08-11T15:56:00Z"/>
                <w:sz w:val="20"/>
                <w:szCs w:val="20"/>
              </w:rPr>
            </w:pPr>
            <w:moveTo w:id="833" w:author="Hilarion Del Olmo" w:date="2026-08-11T12:56:00Z" w16du:dateUtc="2026-08-11T15:56:00Z">
              <w:r>
                <w:rPr>
                  <w:sz w:val="20"/>
                  <w:szCs w:val="20"/>
                </w:rPr>
                <w:t>3,0%</w:t>
              </w:r>
            </w:moveTo>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35C48F2F" w14:textId="77777777" w:rsidR="00B53228" w:rsidRDefault="00B53228" w:rsidP="00B53228">
            <w:pPr>
              <w:spacing w:line="360" w:lineRule="auto"/>
              <w:ind w:left="48" w:right="-52"/>
              <w:jc w:val="center"/>
              <w:rPr>
                <w:moveTo w:id="834" w:author="Hilarion Del Olmo" w:date="2026-08-11T12:56:00Z" w16du:dateUtc="2026-08-11T15:56:00Z"/>
                <w:sz w:val="20"/>
                <w:szCs w:val="20"/>
              </w:rPr>
            </w:pPr>
            <w:moveTo w:id="835" w:author="Hilarion Del Olmo" w:date="2026-08-11T12:56:00Z" w16du:dateUtc="2026-08-11T15:56:00Z">
              <w:r>
                <w:rPr>
                  <w:sz w:val="20"/>
                  <w:szCs w:val="20"/>
                </w:rPr>
                <w:t>4,0%</w:t>
              </w:r>
            </w:moveTo>
          </w:p>
        </w:tc>
      </w:tr>
      <w:tr w:rsidR="00B53228" w14:paraId="5A64B601" w14:textId="77777777" w:rsidTr="00B53228">
        <w:trPr>
          <w:trHeight w:val="1013"/>
        </w:trPr>
        <w:tc>
          <w:tcPr>
            <w:tcW w:w="2869" w:type="dxa"/>
            <w:vMerge/>
            <w:tcBorders>
              <w:top w:val="single" w:sz="6" w:space="0" w:color="000000"/>
              <w:left w:val="single" w:sz="6" w:space="0" w:color="000000"/>
              <w:bottom w:val="single" w:sz="6" w:space="0" w:color="000000"/>
              <w:right w:val="single" w:sz="6" w:space="0" w:color="000000"/>
            </w:tcBorders>
            <w:shd w:val="clear" w:color="auto" w:fill="FEF4DE"/>
            <w:vAlign w:val="center"/>
          </w:tcPr>
          <w:p w14:paraId="6B14DE95" w14:textId="77777777" w:rsidR="00B53228" w:rsidRDefault="00B53228" w:rsidP="00B53228">
            <w:pPr>
              <w:spacing w:line="360" w:lineRule="auto"/>
              <w:ind w:right="-52"/>
              <w:jc w:val="left"/>
              <w:rPr>
                <w:moveTo w:id="836" w:author="Hilarion Del Olmo" w:date="2026-08-11T12:56:00Z" w16du:dateUtc="2026-08-11T15:56:00Z"/>
                <w:sz w:val="20"/>
                <w:szCs w:val="20"/>
              </w:rPr>
            </w:pPr>
          </w:p>
        </w:tc>
        <w:tc>
          <w:tcPr>
            <w:tcW w:w="2835"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AABF05E" w14:textId="77777777" w:rsidR="00B53228" w:rsidRDefault="00B53228" w:rsidP="00B53228">
            <w:pPr>
              <w:spacing w:line="360" w:lineRule="auto"/>
              <w:ind w:left="130" w:right="-52" w:firstLine="0"/>
              <w:jc w:val="left"/>
              <w:rPr>
                <w:moveTo w:id="837" w:author="Hilarion Del Olmo" w:date="2026-08-11T12:56:00Z" w16du:dateUtc="2026-08-11T15:56:00Z"/>
                <w:sz w:val="20"/>
                <w:szCs w:val="20"/>
              </w:rPr>
            </w:pPr>
            <w:moveTo w:id="838" w:author="Hilarion Del Olmo" w:date="2026-08-11T12:56:00Z" w16du:dateUtc="2026-08-11T15:56:00Z">
              <w:r>
                <w:rPr>
                  <w:sz w:val="20"/>
                  <w:szCs w:val="20"/>
                </w:rPr>
                <w:t>Total Segmento</w:t>
              </w:r>
            </w:moveTo>
          </w:p>
        </w:tc>
        <w:tc>
          <w:tcPr>
            <w:tcW w:w="155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513111C0" w14:textId="77777777" w:rsidR="00B53228" w:rsidRDefault="00B53228" w:rsidP="00B53228">
            <w:pPr>
              <w:spacing w:line="360" w:lineRule="auto"/>
              <w:ind w:left="144" w:right="-52" w:hanging="8"/>
              <w:jc w:val="center"/>
              <w:rPr>
                <w:moveTo w:id="839" w:author="Hilarion Del Olmo" w:date="2026-08-11T12:56:00Z" w16du:dateUtc="2026-08-11T15:56:00Z"/>
                <w:sz w:val="20"/>
                <w:szCs w:val="20"/>
              </w:rPr>
            </w:pPr>
            <w:moveTo w:id="840" w:author="Hilarion Del Olmo" w:date="2026-08-11T12:56:00Z" w16du:dateUtc="2026-08-11T15:56:00Z">
              <w:r>
                <w:rPr>
                  <w:sz w:val="20"/>
                  <w:szCs w:val="20"/>
                </w:rPr>
                <w:t>0,0%</w:t>
              </w:r>
            </w:moveTo>
          </w:p>
        </w:tc>
        <w:tc>
          <w:tcPr>
            <w:tcW w:w="1094"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6282D727" w14:textId="77777777" w:rsidR="00B53228" w:rsidRDefault="00B53228" w:rsidP="00B53228">
            <w:pPr>
              <w:spacing w:line="360" w:lineRule="auto"/>
              <w:ind w:left="48" w:right="-52"/>
              <w:jc w:val="center"/>
              <w:rPr>
                <w:moveTo w:id="841" w:author="Hilarion Del Olmo" w:date="2026-08-11T12:56:00Z" w16du:dateUtc="2026-08-11T15:56:00Z"/>
                <w:sz w:val="20"/>
                <w:szCs w:val="20"/>
              </w:rPr>
            </w:pPr>
            <w:moveTo w:id="842" w:author="Hilarion Del Olmo" w:date="2026-08-11T12:56:00Z" w16du:dateUtc="2026-08-11T15:56:00Z">
              <w:r>
                <w:rPr>
                  <w:sz w:val="20"/>
                  <w:szCs w:val="20"/>
                </w:rPr>
                <w:t>3,5%</w:t>
              </w:r>
            </w:moveTo>
          </w:p>
        </w:tc>
        <w:tc>
          <w:tcPr>
            <w:tcW w:w="750"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5084DC4B" w14:textId="77777777" w:rsidR="00B53228" w:rsidRDefault="00B53228" w:rsidP="00B53228">
            <w:pPr>
              <w:spacing w:line="360" w:lineRule="auto"/>
              <w:ind w:left="48" w:right="-52"/>
              <w:jc w:val="center"/>
              <w:rPr>
                <w:moveTo w:id="843" w:author="Hilarion Del Olmo" w:date="2026-08-11T12:56:00Z" w16du:dateUtc="2026-08-11T15:56:00Z"/>
                <w:sz w:val="20"/>
                <w:szCs w:val="20"/>
              </w:rPr>
            </w:pPr>
            <w:moveTo w:id="844" w:author="Hilarion Del Olmo" w:date="2026-08-11T12:56:00Z" w16du:dateUtc="2026-08-11T15:56:00Z">
              <w:r>
                <w:rPr>
                  <w:sz w:val="20"/>
                  <w:szCs w:val="20"/>
                </w:rPr>
                <w:t>4,5%</w:t>
              </w:r>
            </w:moveTo>
          </w:p>
        </w:tc>
        <w:tc>
          <w:tcPr>
            <w:tcW w:w="708"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1403FD05" w14:textId="77777777" w:rsidR="00B53228" w:rsidRDefault="00B53228" w:rsidP="00B53228">
            <w:pPr>
              <w:spacing w:line="360" w:lineRule="auto"/>
              <w:ind w:left="48" w:right="-52"/>
              <w:jc w:val="center"/>
              <w:rPr>
                <w:moveTo w:id="845" w:author="Hilarion Del Olmo" w:date="2026-08-11T12:56:00Z" w16du:dateUtc="2026-08-11T15:56:00Z"/>
                <w:sz w:val="20"/>
                <w:szCs w:val="20"/>
              </w:rPr>
            </w:pPr>
            <w:moveTo w:id="846" w:author="Hilarion Del Olmo" w:date="2026-08-11T12:56:00Z" w16du:dateUtc="2026-08-11T15:56:00Z">
              <w:r>
                <w:rPr>
                  <w:sz w:val="20"/>
                  <w:szCs w:val="20"/>
                </w:rPr>
                <w:t>5,0%</w:t>
              </w:r>
            </w:moveTo>
          </w:p>
        </w:tc>
        <w:tc>
          <w:tcPr>
            <w:tcW w:w="709" w:type="dxa"/>
            <w:tcBorders>
              <w:top w:val="single" w:sz="6" w:space="0" w:color="000000"/>
              <w:left w:val="single" w:sz="6" w:space="0" w:color="000000"/>
              <w:bottom w:val="single" w:sz="6" w:space="0" w:color="000000"/>
              <w:right w:val="single" w:sz="6" w:space="0" w:color="000000"/>
            </w:tcBorders>
            <w:shd w:val="clear" w:color="auto" w:fill="FEF4DE"/>
            <w:vAlign w:val="center"/>
          </w:tcPr>
          <w:p w14:paraId="780E5F23" w14:textId="77777777" w:rsidR="00B53228" w:rsidRDefault="00B53228" w:rsidP="00B53228">
            <w:pPr>
              <w:spacing w:line="360" w:lineRule="auto"/>
              <w:ind w:left="48" w:right="-52"/>
              <w:jc w:val="center"/>
              <w:rPr>
                <w:moveTo w:id="847" w:author="Hilarion Del Olmo" w:date="2026-08-11T12:56:00Z" w16du:dateUtc="2026-08-11T15:56:00Z"/>
                <w:sz w:val="20"/>
                <w:szCs w:val="20"/>
              </w:rPr>
            </w:pPr>
            <w:moveTo w:id="848" w:author="Hilarion Del Olmo" w:date="2026-08-11T12:56:00Z" w16du:dateUtc="2026-08-11T15:56:00Z">
              <w:r>
                <w:rPr>
                  <w:sz w:val="20"/>
                  <w:szCs w:val="20"/>
                </w:rPr>
                <w:t>7,0%</w:t>
              </w:r>
            </w:moveTo>
          </w:p>
        </w:tc>
      </w:tr>
      <w:tr w:rsidR="00B53228" w:rsidRPr="001A68C5" w14:paraId="0FA81EBC" w14:textId="77777777" w:rsidTr="00B53228">
        <w:trPr>
          <w:trHeight w:val="113"/>
        </w:trPr>
        <w:tc>
          <w:tcPr>
            <w:tcW w:w="2869" w:type="dxa"/>
            <w:tcBorders>
              <w:top w:val="single" w:sz="6" w:space="0" w:color="000000"/>
              <w:bottom w:val="single" w:sz="6" w:space="0" w:color="000000"/>
            </w:tcBorders>
            <w:vAlign w:val="center"/>
          </w:tcPr>
          <w:p w14:paraId="64A71A9B" w14:textId="77777777" w:rsidR="00B53228" w:rsidRPr="001A68C5" w:rsidRDefault="00B53228" w:rsidP="00B53228">
            <w:pPr>
              <w:spacing w:line="360" w:lineRule="auto"/>
              <w:ind w:left="175" w:right="-52"/>
              <w:jc w:val="left"/>
              <w:rPr>
                <w:moveTo w:id="849"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
          <w:p w14:paraId="79B488C4" w14:textId="77777777" w:rsidR="00B53228" w:rsidRPr="001A68C5" w:rsidRDefault="00B53228" w:rsidP="00B53228">
            <w:pPr>
              <w:spacing w:line="360" w:lineRule="auto"/>
              <w:ind w:right="-52"/>
              <w:rPr>
                <w:moveTo w:id="850" w:author="Hilarion Del Olmo" w:date="2026-08-11T12:56:00Z" w16du:dateUtc="2026-08-11T15:56:00Z"/>
                <w:b/>
                <w:bCs/>
                <w:sz w:val="10"/>
                <w:szCs w:val="10"/>
              </w:rPr>
            </w:pPr>
          </w:p>
        </w:tc>
        <w:tc>
          <w:tcPr>
            <w:tcW w:w="1559" w:type="dxa"/>
            <w:tcBorders>
              <w:top w:val="single" w:sz="6" w:space="0" w:color="000000"/>
              <w:bottom w:val="single" w:sz="6" w:space="0" w:color="000000"/>
            </w:tcBorders>
            <w:vAlign w:val="center"/>
          </w:tcPr>
          <w:p w14:paraId="1DEFCCF4" w14:textId="77777777" w:rsidR="00B53228" w:rsidRPr="001A68C5" w:rsidRDefault="00B53228" w:rsidP="00B53228">
            <w:pPr>
              <w:spacing w:line="360" w:lineRule="auto"/>
              <w:ind w:left="144" w:right="-52" w:hanging="8"/>
              <w:jc w:val="center"/>
              <w:rPr>
                <w:moveTo w:id="851"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
          <w:p w14:paraId="139668F6" w14:textId="77777777" w:rsidR="00B53228" w:rsidRPr="001A68C5" w:rsidRDefault="00B53228" w:rsidP="00B53228">
            <w:pPr>
              <w:spacing w:line="360" w:lineRule="auto"/>
              <w:ind w:left="48" w:right="-52"/>
              <w:jc w:val="center"/>
              <w:rPr>
                <w:moveTo w:id="852"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
          <w:p w14:paraId="0C456150" w14:textId="77777777" w:rsidR="00B53228" w:rsidRPr="001A68C5" w:rsidRDefault="00B53228" w:rsidP="00B53228">
            <w:pPr>
              <w:spacing w:line="360" w:lineRule="auto"/>
              <w:ind w:left="48" w:right="-52"/>
              <w:jc w:val="center"/>
              <w:rPr>
                <w:moveTo w:id="853"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
          <w:p w14:paraId="5CB2F986" w14:textId="77777777" w:rsidR="00B53228" w:rsidRPr="001A68C5" w:rsidRDefault="00B53228" w:rsidP="00B53228">
            <w:pPr>
              <w:spacing w:line="360" w:lineRule="auto"/>
              <w:ind w:left="48" w:right="-52"/>
              <w:jc w:val="center"/>
              <w:rPr>
                <w:moveTo w:id="854"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
          <w:p w14:paraId="591B841C" w14:textId="77777777" w:rsidR="00B53228" w:rsidRPr="001A68C5" w:rsidRDefault="00B53228" w:rsidP="00B53228">
            <w:pPr>
              <w:spacing w:line="360" w:lineRule="auto"/>
              <w:ind w:left="48" w:right="-52"/>
              <w:jc w:val="center"/>
              <w:rPr>
                <w:moveTo w:id="855" w:author="Hilarion Del Olmo" w:date="2026-08-11T12:56:00Z" w16du:dateUtc="2026-08-11T15:56:00Z"/>
                <w:b/>
                <w:bCs/>
                <w:sz w:val="10"/>
                <w:szCs w:val="10"/>
              </w:rPr>
            </w:pPr>
          </w:p>
        </w:tc>
      </w:tr>
      <w:tr w:rsidR="00B53228" w14:paraId="698B374A" w14:textId="77777777" w:rsidTr="00EF1F4C">
        <w:trPr>
          <w:trHeight w:val="452"/>
          <w:trPrChange w:id="856" w:author="Hilarion Del Olmo" w:date="2026-08-11T12:59:00Z" w16du:dateUtc="2026-08-11T15:59:00Z">
            <w:trPr>
              <w:trHeight w:val="452"/>
            </w:trPr>
          </w:trPrChange>
        </w:trPr>
        <w:tc>
          <w:tcPr>
            <w:tcW w:w="2869"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57" w:author="Hilarion Del Olmo" w:date="2026-08-11T12:59:00Z" w16du:dateUtc="2026-08-11T15:59:00Z">
              <w:tcPr>
                <w:tcW w:w="2869" w:type="dxa"/>
                <w:tcBorders>
                  <w:top w:val="single" w:sz="6" w:space="0" w:color="000000"/>
                  <w:left w:val="single" w:sz="6" w:space="0" w:color="000000"/>
                  <w:bottom w:val="single" w:sz="6" w:space="0" w:color="000000"/>
                  <w:right w:val="single" w:sz="6" w:space="0" w:color="000000"/>
                </w:tcBorders>
                <w:vAlign w:val="bottom"/>
              </w:tcPr>
            </w:tcPrChange>
          </w:tcPr>
          <w:p w14:paraId="3FAFCFBD" w14:textId="77777777" w:rsidR="00B53228" w:rsidRDefault="00B53228" w:rsidP="00B53228">
            <w:pPr>
              <w:spacing w:line="360" w:lineRule="auto"/>
              <w:ind w:left="175" w:right="132"/>
              <w:jc w:val="left"/>
              <w:rPr>
                <w:moveTo w:id="858" w:author="Hilarion Del Olmo" w:date="2026-08-11T12:56:00Z" w16du:dateUtc="2026-08-11T15:56:00Z"/>
                <w:b/>
                <w:bCs/>
                <w:sz w:val="20"/>
                <w:szCs w:val="20"/>
              </w:rPr>
            </w:pPr>
            <w:moveTo w:id="859" w:author="Hilarion Del Olmo" w:date="2026-08-11T12:56:00Z" w16du:dateUtc="2026-08-11T15:56:00Z">
              <w:r>
                <w:rPr>
                  <w:b/>
                  <w:bCs/>
                  <w:sz w:val="20"/>
                  <w:szCs w:val="20"/>
                </w:rPr>
                <w:t>Corte Obligatorio Total</w:t>
              </w:r>
            </w:moveTo>
          </w:p>
        </w:tc>
        <w:tc>
          <w:tcPr>
            <w:tcW w:w="2835"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60" w:author="Hilarion Del Olmo" w:date="2026-08-11T12:59:00Z" w16du:dateUtc="2026-08-11T15:59:00Z">
              <w:tcPr>
                <w:tcW w:w="2835" w:type="dxa"/>
                <w:tcBorders>
                  <w:top w:val="single" w:sz="6" w:space="0" w:color="000000"/>
                  <w:left w:val="single" w:sz="6" w:space="0" w:color="000000"/>
                  <w:bottom w:val="single" w:sz="6" w:space="0" w:color="000000"/>
                  <w:right w:val="single" w:sz="6" w:space="0" w:color="000000"/>
                </w:tcBorders>
                <w:vAlign w:val="bottom"/>
              </w:tcPr>
            </w:tcPrChange>
          </w:tcPr>
          <w:p w14:paraId="56C15D66" w14:textId="77777777" w:rsidR="00B53228" w:rsidRDefault="00B53228" w:rsidP="00B53228">
            <w:pPr>
              <w:spacing w:line="360" w:lineRule="auto"/>
              <w:ind w:right="-52"/>
              <w:rPr>
                <w:moveTo w:id="861" w:author="Hilarion Del Olmo" w:date="2026-08-11T12:56:00Z" w16du:dateUtc="2026-08-11T15:56:00Z"/>
                <w:b/>
                <w:bCs/>
                <w:sz w:val="20"/>
                <w:szCs w:val="20"/>
              </w:rPr>
            </w:pPr>
          </w:p>
        </w:tc>
        <w:tc>
          <w:tcPr>
            <w:tcW w:w="1559"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62" w:author="Hilarion Del Olmo" w:date="2026-08-11T12:59:00Z" w16du:dateUtc="2026-08-11T15:59:00Z">
              <w:tcPr>
                <w:tcW w:w="1559" w:type="dxa"/>
                <w:tcBorders>
                  <w:top w:val="single" w:sz="6" w:space="0" w:color="000000"/>
                  <w:left w:val="single" w:sz="6" w:space="0" w:color="000000"/>
                  <w:bottom w:val="single" w:sz="6" w:space="0" w:color="000000"/>
                  <w:right w:val="single" w:sz="6" w:space="0" w:color="000000"/>
                </w:tcBorders>
                <w:vAlign w:val="bottom"/>
              </w:tcPr>
            </w:tcPrChange>
          </w:tcPr>
          <w:p w14:paraId="532906CB" w14:textId="77777777" w:rsidR="00B53228" w:rsidRDefault="00B53228" w:rsidP="00B53228">
            <w:pPr>
              <w:spacing w:line="360" w:lineRule="auto"/>
              <w:ind w:left="144" w:right="-52" w:hanging="8"/>
              <w:jc w:val="center"/>
              <w:rPr>
                <w:moveTo w:id="863" w:author="Hilarion Del Olmo" w:date="2026-08-11T12:56:00Z" w16du:dateUtc="2026-08-11T15:56:00Z"/>
                <w:b/>
                <w:bCs/>
                <w:sz w:val="20"/>
                <w:szCs w:val="20"/>
              </w:rPr>
            </w:pPr>
            <w:moveTo w:id="864" w:author="Hilarion Del Olmo" w:date="2026-08-11T12:56:00Z" w16du:dateUtc="2026-08-11T15:56:00Z">
              <w:r>
                <w:rPr>
                  <w:b/>
                  <w:bCs/>
                  <w:sz w:val="20"/>
                  <w:szCs w:val="20"/>
                </w:rPr>
                <w:t>7,5%</w:t>
              </w:r>
            </w:moveTo>
          </w:p>
        </w:tc>
        <w:tc>
          <w:tcPr>
            <w:tcW w:w="1094"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65" w:author="Hilarion Del Olmo" w:date="2026-08-11T12:59:00Z" w16du:dateUtc="2026-08-11T15:59:00Z">
              <w:tcPr>
                <w:tcW w:w="1094" w:type="dxa"/>
                <w:tcBorders>
                  <w:top w:val="single" w:sz="6" w:space="0" w:color="000000"/>
                  <w:left w:val="single" w:sz="6" w:space="0" w:color="000000"/>
                  <w:bottom w:val="single" w:sz="6" w:space="0" w:color="000000"/>
                  <w:right w:val="single" w:sz="6" w:space="0" w:color="000000"/>
                </w:tcBorders>
                <w:vAlign w:val="bottom"/>
              </w:tcPr>
            </w:tcPrChange>
          </w:tcPr>
          <w:p w14:paraId="67F6736F" w14:textId="77777777" w:rsidR="00B53228" w:rsidRDefault="00B53228" w:rsidP="00B53228">
            <w:pPr>
              <w:spacing w:line="360" w:lineRule="auto"/>
              <w:ind w:left="48" w:right="-52"/>
              <w:jc w:val="center"/>
              <w:rPr>
                <w:moveTo w:id="866" w:author="Hilarion Del Olmo" w:date="2026-08-11T12:56:00Z" w16du:dateUtc="2026-08-11T15:56:00Z"/>
                <w:b/>
                <w:bCs/>
                <w:sz w:val="20"/>
                <w:szCs w:val="20"/>
              </w:rPr>
            </w:pPr>
            <w:moveTo w:id="867" w:author="Hilarion Del Olmo" w:date="2026-08-11T12:56:00Z" w16du:dateUtc="2026-08-11T15:56:00Z">
              <w:r>
                <w:rPr>
                  <w:b/>
                  <w:bCs/>
                  <w:sz w:val="20"/>
                  <w:szCs w:val="20"/>
                </w:rPr>
                <w:t>10,0%</w:t>
              </w:r>
            </w:moveTo>
          </w:p>
        </w:tc>
        <w:tc>
          <w:tcPr>
            <w:tcW w:w="750"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68" w:author="Hilarion Del Olmo" w:date="2026-08-11T12:59:00Z" w16du:dateUtc="2026-08-11T15:59:00Z">
              <w:tcPr>
                <w:tcW w:w="750" w:type="dxa"/>
                <w:tcBorders>
                  <w:top w:val="single" w:sz="6" w:space="0" w:color="000000"/>
                  <w:left w:val="single" w:sz="6" w:space="0" w:color="000000"/>
                  <w:bottom w:val="single" w:sz="6" w:space="0" w:color="000000"/>
                  <w:right w:val="single" w:sz="6" w:space="0" w:color="000000"/>
                </w:tcBorders>
                <w:vAlign w:val="bottom"/>
              </w:tcPr>
            </w:tcPrChange>
          </w:tcPr>
          <w:p w14:paraId="74B7536B" w14:textId="77777777" w:rsidR="00B53228" w:rsidRDefault="00B53228" w:rsidP="00B53228">
            <w:pPr>
              <w:spacing w:line="360" w:lineRule="auto"/>
              <w:ind w:left="48" w:right="-52"/>
              <w:jc w:val="center"/>
              <w:rPr>
                <w:moveTo w:id="869" w:author="Hilarion Del Olmo" w:date="2026-08-11T12:56:00Z" w16du:dateUtc="2026-08-11T15:56:00Z"/>
                <w:b/>
                <w:bCs/>
                <w:sz w:val="20"/>
                <w:szCs w:val="20"/>
              </w:rPr>
            </w:pPr>
            <w:moveTo w:id="870" w:author="Hilarion Del Olmo" w:date="2026-08-11T12:56:00Z" w16du:dateUtc="2026-08-11T15:56:00Z">
              <w:r>
                <w:rPr>
                  <w:b/>
                  <w:bCs/>
                  <w:sz w:val="20"/>
                  <w:szCs w:val="20"/>
                </w:rPr>
                <w:t>10,0%</w:t>
              </w:r>
            </w:moveTo>
          </w:p>
        </w:tc>
        <w:tc>
          <w:tcPr>
            <w:tcW w:w="708"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71" w:author="Hilarion Del Olmo" w:date="2026-08-11T12:59:00Z" w16du:dateUtc="2026-08-11T15:59:00Z">
              <w:tcPr>
                <w:tcW w:w="708" w:type="dxa"/>
                <w:tcBorders>
                  <w:top w:val="single" w:sz="6" w:space="0" w:color="000000"/>
                  <w:left w:val="single" w:sz="6" w:space="0" w:color="000000"/>
                  <w:bottom w:val="single" w:sz="6" w:space="0" w:color="000000"/>
                  <w:right w:val="single" w:sz="6" w:space="0" w:color="000000"/>
                </w:tcBorders>
                <w:vAlign w:val="bottom"/>
              </w:tcPr>
            </w:tcPrChange>
          </w:tcPr>
          <w:p w14:paraId="380837DE" w14:textId="77777777" w:rsidR="00B53228" w:rsidRDefault="00B53228" w:rsidP="00B53228">
            <w:pPr>
              <w:spacing w:line="360" w:lineRule="auto"/>
              <w:ind w:left="48" w:right="-52"/>
              <w:jc w:val="center"/>
              <w:rPr>
                <w:moveTo w:id="872" w:author="Hilarion Del Olmo" w:date="2026-08-11T12:56:00Z" w16du:dateUtc="2026-08-11T15:56:00Z"/>
                <w:b/>
                <w:bCs/>
                <w:sz w:val="20"/>
                <w:szCs w:val="20"/>
              </w:rPr>
            </w:pPr>
            <w:moveTo w:id="873" w:author="Hilarion Del Olmo" w:date="2026-08-11T12:56:00Z" w16du:dateUtc="2026-08-11T15:56:00Z">
              <w:r>
                <w:rPr>
                  <w:b/>
                  <w:bCs/>
                  <w:sz w:val="20"/>
                  <w:szCs w:val="20"/>
                </w:rPr>
                <w:t>10,0%</w:t>
              </w:r>
            </w:moveTo>
          </w:p>
        </w:tc>
        <w:tc>
          <w:tcPr>
            <w:tcW w:w="709" w:type="dxa"/>
            <w:tcBorders>
              <w:top w:val="single" w:sz="6" w:space="0" w:color="000000"/>
              <w:left w:val="single" w:sz="6" w:space="0" w:color="000000"/>
              <w:bottom w:val="single" w:sz="6" w:space="0" w:color="000000"/>
              <w:right w:val="single" w:sz="6" w:space="0" w:color="000000"/>
            </w:tcBorders>
            <w:shd w:val="clear" w:color="auto" w:fill="D9F2D0" w:themeFill="accent6" w:themeFillTint="33"/>
            <w:vAlign w:val="bottom"/>
            <w:tcPrChange w:id="874" w:author="Hilarion Del Olmo" w:date="2026-08-11T12:59:00Z" w16du:dateUtc="2026-08-11T15:59:00Z">
              <w:tcPr>
                <w:tcW w:w="709" w:type="dxa"/>
                <w:tcBorders>
                  <w:top w:val="single" w:sz="6" w:space="0" w:color="000000"/>
                  <w:left w:val="single" w:sz="6" w:space="0" w:color="000000"/>
                  <w:bottom w:val="single" w:sz="6" w:space="0" w:color="000000"/>
                  <w:right w:val="single" w:sz="6" w:space="0" w:color="000000"/>
                </w:tcBorders>
                <w:vAlign w:val="bottom"/>
              </w:tcPr>
            </w:tcPrChange>
          </w:tcPr>
          <w:p w14:paraId="2E540D33" w14:textId="77777777" w:rsidR="00B53228" w:rsidRDefault="00B53228" w:rsidP="00B53228">
            <w:pPr>
              <w:spacing w:line="360" w:lineRule="auto"/>
              <w:ind w:left="48" w:right="-52"/>
              <w:jc w:val="center"/>
              <w:rPr>
                <w:moveTo w:id="875" w:author="Hilarion Del Olmo" w:date="2026-08-11T12:56:00Z" w16du:dateUtc="2026-08-11T15:56:00Z"/>
                <w:b/>
                <w:bCs/>
                <w:sz w:val="20"/>
                <w:szCs w:val="20"/>
              </w:rPr>
            </w:pPr>
            <w:moveTo w:id="876" w:author="Hilarion Del Olmo" w:date="2026-08-11T12:56:00Z" w16du:dateUtc="2026-08-11T15:56:00Z">
              <w:r>
                <w:rPr>
                  <w:b/>
                  <w:bCs/>
                  <w:sz w:val="20"/>
                  <w:szCs w:val="20"/>
                </w:rPr>
                <w:t>10,0%</w:t>
              </w:r>
            </w:moveTo>
          </w:p>
        </w:tc>
      </w:tr>
      <w:tr w:rsidR="00B53228" w:rsidRPr="001A68C5" w14:paraId="4EA100BE" w14:textId="77777777" w:rsidTr="00B53228">
        <w:trPr>
          <w:trHeight w:val="133"/>
        </w:trPr>
        <w:tc>
          <w:tcPr>
            <w:tcW w:w="2869" w:type="dxa"/>
            <w:tcBorders>
              <w:top w:val="single" w:sz="6" w:space="0" w:color="000000"/>
              <w:bottom w:val="single" w:sz="6" w:space="0" w:color="000000"/>
            </w:tcBorders>
            <w:vAlign w:val="center"/>
          </w:tcPr>
          <w:p w14:paraId="1CD502F4" w14:textId="77777777" w:rsidR="00B53228" w:rsidRPr="001A68C5" w:rsidRDefault="00B53228" w:rsidP="00B53228">
            <w:pPr>
              <w:spacing w:line="360" w:lineRule="auto"/>
              <w:ind w:left="175" w:right="132"/>
              <w:jc w:val="left"/>
              <w:rPr>
                <w:moveTo w:id="877" w:author="Hilarion Del Olmo" w:date="2026-08-11T12:56:00Z" w16du:dateUtc="2026-08-11T15:56:00Z"/>
                <w:b/>
                <w:bCs/>
                <w:sz w:val="10"/>
                <w:szCs w:val="10"/>
              </w:rPr>
            </w:pPr>
          </w:p>
        </w:tc>
        <w:tc>
          <w:tcPr>
            <w:tcW w:w="2835" w:type="dxa"/>
            <w:tcBorders>
              <w:top w:val="single" w:sz="6" w:space="0" w:color="000000"/>
              <w:bottom w:val="single" w:sz="6" w:space="0" w:color="000000"/>
            </w:tcBorders>
            <w:vAlign w:val="center"/>
          </w:tcPr>
          <w:p w14:paraId="32DF01CA" w14:textId="77777777" w:rsidR="00B53228" w:rsidRPr="001A68C5" w:rsidRDefault="00B53228" w:rsidP="00B53228">
            <w:pPr>
              <w:spacing w:line="360" w:lineRule="auto"/>
              <w:ind w:right="-52"/>
              <w:rPr>
                <w:moveTo w:id="878" w:author="Hilarion Del Olmo" w:date="2026-08-11T12:56:00Z" w16du:dateUtc="2026-08-11T15:56:00Z"/>
                <w:sz w:val="10"/>
                <w:szCs w:val="10"/>
              </w:rPr>
            </w:pPr>
          </w:p>
        </w:tc>
        <w:tc>
          <w:tcPr>
            <w:tcW w:w="1559" w:type="dxa"/>
            <w:tcBorders>
              <w:top w:val="single" w:sz="6" w:space="0" w:color="000000"/>
              <w:bottom w:val="single" w:sz="6" w:space="0" w:color="000000"/>
            </w:tcBorders>
            <w:vAlign w:val="center"/>
          </w:tcPr>
          <w:p w14:paraId="3054703C" w14:textId="77777777" w:rsidR="00B53228" w:rsidRPr="001A68C5" w:rsidRDefault="00B53228" w:rsidP="00B53228">
            <w:pPr>
              <w:spacing w:line="360" w:lineRule="auto"/>
              <w:ind w:left="144" w:right="-52" w:hanging="8"/>
              <w:jc w:val="center"/>
              <w:rPr>
                <w:moveTo w:id="879" w:author="Hilarion Del Olmo" w:date="2026-08-11T12:56:00Z" w16du:dateUtc="2026-08-11T15:56:00Z"/>
                <w:b/>
                <w:bCs/>
                <w:sz w:val="10"/>
                <w:szCs w:val="10"/>
              </w:rPr>
            </w:pPr>
          </w:p>
        </w:tc>
        <w:tc>
          <w:tcPr>
            <w:tcW w:w="1094" w:type="dxa"/>
            <w:tcBorders>
              <w:top w:val="single" w:sz="6" w:space="0" w:color="000000"/>
              <w:bottom w:val="single" w:sz="6" w:space="0" w:color="000000"/>
            </w:tcBorders>
            <w:vAlign w:val="center"/>
          </w:tcPr>
          <w:p w14:paraId="32627D12" w14:textId="77777777" w:rsidR="00B53228" w:rsidRPr="001A68C5" w:rsidRDefault="00B53228" w:rsidP="00B53228">
            <w:pPr>
              <w:spacing w:line="360" w:lineRule="auto"/>
              <w:ind w:left="142" w:right="-52"/>
              <w:jc w:val="center"/>
              <w:rPr>
                <w:moveTo w:id="880" w:author="Hilarion Del Olmo" w:date="2026-08-11T12:56:00Z" w16du:dateUtc="2026-08-11T15:56:00Z"/>
                <w:b/>
                <w:bCs/>
                <w:sz w:val="10"/>
                <w:szCs w:val="10"/>
              </w:rPr>
            </w:pPr>
          </w:p>
        </w:tc>
        <w:tc>
          <w:tcPr>
            <w:tcW w:w="750" w:type="dxa"/>
            <w:tcBorders>
              <w:top w:val="single" w:sz="6" w:space="0" w:color="000000"/>
              <w:bottom w:val="single" w:sz="6" w:space="0" w:color="000000"/>
            </w:tcBorders>
            <w:vAlign w:val="center"/>
          </w:tcPr>
          <w:p w14:paraId="0764FC20" w14:textId="77777777" w:rsidR="00B53228" w:rsidRPr="001A68C5" w:rsidRDefault="00B53228" w:rsidP="00B53228">
            <w:pPr>
              <w:spacing w:line="360" w:lineRule="auto"/>
              <w:ind w:left="-71" w:right="-52"/>
              <w:jc w:val="center"/>
              <w:rPr>
                <w:moveTo w:id="881" w:author="Hilarion Del Olmo" w:date="2026-08-11T12:56:00Z" w16du:dateUtc="2026-08-11T15:56:00Z"/>
                <w:b/>
                <w:bCs/>
                <w:sz w:val="10"/>
                <w:szCs w:val="10"/>
              </w:rPr>
            </w:pPr>
          </w:p>
        </w:tc>
        <w:tc>
          <w:tcPr>
            <w:tcW w:w="708" w:type="dxa"/>
            <w:tcBorders>
              <w:top w:val="single" w:sz="6" w:space="0" w:color="000000"/>
              <w:bottom w:val="single" w:sz="6" w:space="0" w:color="000000"/>
            </w:tcBorders>
            <w:vAlign w:val="center"/>
          </w:tcPr>
          <w:p w14:paraId="48291045" w14:textId="77777777" w:rsidR="00B53228" w:rsidRPr="001A68C5" w:rsidRDefault="00B53228" w:rsidP="00B53228">
            <w:pPr>
              <w:spacing w:line="360" w:lineRule="auto"/>
              <w:ind w:right="-52"/>
              <w:jc w:val="center"/>
              <w:rPr>
                <w:moveTo w:id="882" w:author="Hilarion Del Olmo" w:date="2026-08-11T12:56:00Z" w16du:dateUtc="2026-08-11T15:56:00Z"/>
                <w:b/>
                <w:bCs/>
                <w:sz w:val="10"/>
                <w:szCs w:val="10"/>
              </w:rPr>
            </w:pPr>
          </w:p>
        </w:tc>
        <w:tc>
          <w:tcPr>
            <w:tcW w:w="709" w:type="dxa"/>
            <w:tcBorders>
              <w:top w:val="single" w:sz="6" w:space="0" w:color="000000"/>
              <w:bottom w:val="single" w:sz="6" w:space="0" w:color="000000"/>
            </w:tcBorders>
            <w:vAlign w:val="center"/>
          </w:tcPr>
          <w:p w14:paraId="6A620D31" w14:textId="77777777" w:rsidR="00B53228" w:rsidRPr="001A68C5" w:rsidRDefault="00B53228" w:rsidP="00B53228">
            <w:pPr>
              <w:spacing w:line="360" w:lineRule="auto"/>
              <w:ind w:right="-52"/>
              <w:jc w:val="center"/>
              <w:rPr>
                <w:moveTo w:id="883" w:author="Hilarion Del Olmo" w:date="2026-08-11T12:56:00Z" w16du:dateUtc="2026-08-11T15:56:00Z"/>
                <w:b/>
                <w:bCs/>
                <w:sz w:val="10"/>
                <w:szCs w:val="10"/>
              </w:rPr>
            </w:pPr>
          </w:p>
        </w:tc>
      </w:tr>
      <w:tr w:rsidR="00B53228" w14:paraId="294983ED" w14:textId="77777777" w:rsidTr="00B53228">
        <w:trPr>
          <w:trHeight w:val="1175"/>
        </w:trPr>
        <w:tc>
          <w:tcPr>
            <w:tcW w:w="2869"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11A6611A" w14:textId="77777777" w:rsidR="00B53228" w:rsidRDefault="00B53228" w:rsidP="00B53228">
            <w:pPr>
              <w:spacing w:line="360" w:lineRule="auto"/>
              <w:ind w:left="172" w:right="132" w:firstLine="0"/>
              <w:jc w:val="left"/>
              <w:rPr>
                <w:moveTo w:id="884" w:author="Hilarion Del Olmo" w:date="2026-08-11T12:56:00Z" w16du:dateUtc="2026-08-11T15:56:00Z"/>
                <w:b/>
                <w:bCs/>
                <w:sz w:val="20"/>
                <w:szCs w:val="20"/>
              </w:rPr>
            </w:pPr>
            <w:moveTo w:id="885" w:author="Hilarion Del Olmo" w:date="2026-08-11T12:56:00Z" w16du:dateUtc="2026-08-11T15:56:00Z">
              <w:r>
                <w:rPr>
                  <w:b/>
                  <w:bCs/>
                  <w:sz w:val="20"/>
                  <w:szCs w:val="20"/>
                </w:rPr>
                <w:t xml:space="preserve">Corte resultante total en </w:t>
              </w:r>
              <w:proofErr w:type="spellStart"/>
              <w:r>
                <w:rPr>
                  <w:b/>
                  <w:bCs/>
                  <w:sz w:val="20"/>
                  <w:szCs w:val="20"/>
                </w:rPr>
                <w:t>vol</w:t>
              </w:r>
              <w:proofErr w:type="spellEnd"/>
              <w:r>
                <w:rPr>
                  <w:b/>
                  <w:bCs/>
                  <w:sz w:val="20"/>
                  <w:szCs w:val="20"/>
                </w:rPr>
                <w:t xml:space="preserve"> Biodiesel total / </w:t>
              </w:r>
              <w:proofErr w:type="spellStart"/>
              <w:r>
                <w:rPr>
                  <w:b/>
                  <w:bCs/>
                  <w:sz w:val="20"/>
                  <w:szCs w:val="20"/>
                </w:rPr>
                <w:t>vol</w:t>
              </w:r>
              <w:proofErr w:type="spellEnd"/>
              <w:r>
                <w:rPr>
                  <w:b/>
                  <w:bCs/>
                  <w:sz w:val="20"/>
                  <w:szCs w:val="20"/>
                </w:rPr>
                <w:t xml:space="preserve"> Gas Oil </w:t>
              </w:r>
            </w:moveTo>
          </w:p>
        </w:tc>
        <w:tc>
          <w:tcPr>
            <w:tcW w:w="2835"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36E7E163" w14:textId="77777777" w:rsidR="00B53228" w:rsidRDefault="00B53228" w:rsidP="00B53228">
            <w:pPr>
              <w:spacing w:line="360" w:lineRule="auto"/>
              <w:ind w:right="-52"/>
              <w:rPr>
                <w:moveTo w:id="886" w:author="Hilarion Del Olmo" w:date="2026-08-11T12:56:00Z" w16du:dateUtc="2026-08-11T15:56:00Z"/>
                <w:sz w:val="20"/>
                <w:szCs w:val="20"/>
              </w:rPr>
            </w:pPr>
          </w:p>
        </w:tc>
        <w:tc>
          <w:tcPr>
            <w:tcW w:w="1559"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78BE5C9E" w14:textId="77777777" w:rsidR="00B53228" w:rsidRDefault="00B53228" w:rsidP="00B53228">
            <w:pPr>
              <w:spacing w:line="360" w:lineRule="auto"/>
              <w:ind w:left="144" w:right="-52" w:hanging="8"/>
              <w:jc w:val="center"/>
              <w:rPr>
                <w:moveTo w:id="887" w:author="Hilarion Del Olmo" w:date="2026-08-11T12:56:00Z" w16du:dateUtc="2026-08-11T15:56:00Z"/>
                <w:b/>
                <w:bCs/>
                <w:sz w:val="20"/>
                <w:szCs w:val="20"/>
              </w:rPr>
            </w:pPr>
            <w:moveTo w:id="888" w:author="Hilarion Del Olmo" w:date="2026-08-11T12:56:00Z" w16du:dateUtc="2026-08-11T15:56:00Z">
              <w:r>
                <w:rPr>
                  <w:b/>
                  <w:bCs/>
                  <w:sz w:val="20"/>
                  <w:szCs w:val="20"/>
                </w:rPr>
                <w:t>7,5%</w:t>
              </w:r>
            </w:moveTo>
          </w:p>
        </w:tc>
        <w:tc>
          <w:tcPr>
            <w:tcW w:w="1094"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39F40871" w14:textId="77777777" w:rsidR="00B53228" w:rsidRDefault="00B53228" w:rsidP="00B53228">
            <w:pPr>
              <w:spacing w:line="360" w:lineRule="auto"/>
              <w:ind w:left="142" w:right="-52"/>
              <w:jc w:val="center"/>
              <w:rPr>
                <w:moveTo w:id="889" w:author="Hilarion Del Olmo" w:date="2026-08-11T12:56:00Z" w16du:dateUtc="2026-08-11T15:56:00Z"/>
                <w:b/>
                <w:bCs/>
                <w:sz w:val="20"/>
                <w:szCs w:val="20"/>
              </w:rPr>
            </w:pPr>
            <w:moveTo w:id="890" w:author="Hilarion Del Olmo" w:date="2026-08-11T12:56:00Z" w16du:dateUtc="2026-08-11T15:56:00Z">
              <w:r>
                <w:rPr>
                  <w:b/>
                  <w:bCs/>
                  <w:sz w:val="20"/>
                  <w:szCs w:val="20"/>
                </w:rPr>
                <w:t>9,0%</w:t>
              </w:r>
            </w:moveTo>
          </w:p>
        </w:tc>
        <w:tc>
          <w:tcPr>
            <w:tcW w:w="750"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61F4B83B" w14:textId="77777777" w:rsidR="00B53228" w:rsidRDefault="00B53228" w:rsidP="00B53228">
            <w:pPr>
              <w:spacing w:line="360" w:lineRule="auto"/>
              <w:ind w:left="-71" w:right="-52"/>
              <w:jc w:val="center"/>
              <w:rPr>
                <w:moveTo w:id="891" w:author="Hilarion Del Olmo" w:date="2026-08-11T12:56:00Z" w16du:dateUtc="2026-08-11T15:56:00Z"/>
                <w:b/>
                <w:bCs/>
                <w:sz w:val="20"/>
                <w:szCs w:val="20"/>
              </w:rPr>
            </w:pPr>
            <w:moveTo w:id="892" w:author="Hilarion Del Olmo" w:date="2026-08-11T12:56:00Z" w16du:dateUtc="2026-08-11T15:56:00Z">
              <w:r>
                <w:rPr>
                  <w:b/>
                  <w:bCs/>
                  <w:sz w:val="20"/>
                  <w:szCs w:val="20"/>
                </w:rPr>
                <w:t>8,0%</w:t>
              </w:r>
            </w:moveTo>
          </w:p>
        </w:tc>
        <w:tc>
          <w:tcPr>
            <w:tcW w:w="708"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044C9FD4" w14:textId="77777777" w:rsidR="00B53228" w:rsidRDefault="00B53228" w:rsidP="00B53228">
            <w:pPr>
              <w:spacing w:line="360" w:lineRule="auto"/>
              <w:ind w:right="-52"/>
              <w:jc w:val="center"/>
              <w:rPr>
                <w:moveTo w:id="893" w:author="Hilarion Del Olmo" w:date="2026-08-11T12:56:00Z" w16du:dateUtc="2026-08-11T15:56:00Z"/>
                <w:b/>
                <w:bCs/>
                <w:sz w:val="20"/>
                <w:szCs w:val="20"/>
              </w:rPr>
            </w:pPr>
            <w:moveTo w:id="894" w:author="Hilarion Del Olmo" w:date="2026-08-11T12:56:00Z" w16du:dateUtc="2026-08-11T15:56:00Z">
              <w:r>
                <w:rPr>
                  <w:b/>
                  <w:bCs/>
                  <w:sz w:val="20"/>
                  <w:szCs w:val="20"/>
                </w:rPr>
                <w:t>8,0%</w:t>
              </w:r>
            </w:moveTo>
          </w:p>
        </w:tc>
        <w:tc>
          <w:tcPr>
            <w:tcW w:w="709" w:type="dxa"/>
            <w:tcBorders>
              <w:top w:val="single" w:sz="6" w:space="0" w:color="000000"/>
              <w:left w:val="single" w:sz="6" w:space="0" w:color="000000"/>
              <w:bottom w:val="single" w:sz="6" w:space="0" w:color="000000"/>
              <w:right w:val="single" w:sz="6" w:space="0" w:color="000000"/>
            </w:tcBorders>
            <w:shd w:val="clear" w:color="auto" w:fill="DCF2D5"/>
            <w:vAlign w:val="center"/>
          </w:tcPr>
          <w:p w14:paraId="0A9C4D2E" w14:textId="77777777" w:rsidR="00B53228" w:rsidRDefault="00B53228" w:rsidP="00B53228">
            <w:pPr>
              <w:spacing w:line="360" w:lineRule="auto"/>
              <w:ind w:right="-52"/>
              <w:jc w:val="center"/>
              <w:rPr>
                <w:moveTo w:id="895" w:author="Hilarion Del Olmo" w:date="2026-08-11T12:56:00Z" w16du:dateUtc="2026-08-11T15:56:00Z"/>
                <w:b/>
                <w:bCs/>
                <w:sz w:val="20"/>
                <w:szCs w:val="20"/>
              </w:rPr>
            </w:pPr>
            <w:moveTo w:id="896" w:author="Hilarion Del Olmo" w:date="2026-08-11T12:56:00Z" w16du:dateUtc="2026-08-11T15:56:00Z">
              <w:r>
                <w:rPr>
                  <w:b/>
                  <w:bCs/>
                  <w:sz w:val="20"/>
                  <w:szCs w:val="20"/>
                </w:rPr>
                <w:t>7,0%</w:t>
              </w:r>
            </w:moveTo>
          </w:p>
        </w:tc>
      </w:tr>
      <w:moveToRangeEnd w:id="726"/>
    </w:tbl>
    <w:p w14:paraId="7A51EB72" w14:textId="77777777" w:rsidR="001831EF" w:rsidRPr="00EF1F4C" w:rsidRDefault="001831EF" w:rsidP="009E487A">
      <w:pPr>
        <w:spacing w:after="160" w:line="276" w:lineRule="auto"/>
        <w:ind w:left="0" w:right="0" w:firstLine="0"/>
        <w:jc w:val="left"/>
        <w:rPr>
          <w:color w:val="FFFFFF" w:themeColor="background1"/>
          <w:rPrChange w:id="897" w:author="Hilarion Del Olmo" w:date="2026-08-11T13:00:00Z" w16du:dateUtc="2026-08-11T16:00:00Z">
            <w:rPr/>
          </w:rPrChange>
        </w:rPr>
      </w:pPr>
    </w:p>
    <w:p w14:paraId="454B8B38" w14:textId="77777777" w:rsidR="001831EF" w:rsidRDefault="00000000">
      <w:pPr>
        <w:spacing w:after="0" w:line="259" w:lineRule="auto"/>
        <w:ind w:left="0" w:right="0" w:firstLine="0"/>
        <w:jc w:val="left"/>
      </w:pPr>
      <w:r>
        <w:t xml:space="preserve"> </w:t>
      </w:r>
    </w:p>
    <w:tbl>
      <w:tblPr>
        <w:tblW w:w="10524" w:type="dxa"/>
        <w:tblInd w:w="-467" w:type="dxa"/>
        <w:tblLayout w:type="fixed"/>
        <w:tblCellMar>
          <w:left w:w="7" w:type="dxa"/>
          <w:right w:w="7" w:type="dxa"/>
        </w:tblCellMar>
        <w:tblLook w:val="01E0" w:firstRow="1" w:lastRow="1" w:firstColumn="1" w:lastColumn="1" w:noHBand="0" w:noVBand="0"/>
        <w:tblPrChange w:id="898" w:author="Hilarion Del Olmo" w:date="2026-08-11T12:56:00Z" w16du:dateUtc="2026-08-11T15:56:00Z">
          <w:tblPr>
            <w:tblW w:w="10524" w:type="dxa"/>
            <w:tblInd w:w="-467" w:type="dxa"/>
            <w:tblLayout w:type="fixed"/>
            <w:tblCellMar>
              <w:left w:w="7" w:type="dxa"/>
              <w:right w:w="7" w:type="dxa"/>
            </w:tblCellMar>
            <w:tblLook w:val="01E0" w:firstRow="1" w:lastRow="1" w:firstColumn="1" w:lastColumn="1" w:noHBand="0" w:noVBand="0"/>
          </w:tblPr>
        </w:tblPrChange>
      </w:tblPr>
      <w:tblGrid>
        <w:gridCol w:w="2425"/>
        <w:gridCol w:w="2519"/>
        <w:gridCol w:w="1201"/>
        <w:gridCol w:w="929"/>
        <w:gridCol w:w="880"/>
        <w:gridCol w:w="639"/>
        <w:gridCol w:w="603"/>
        <w:gridCol w:w="604"/>
        <w:gridCol w:w="724"/>
        <w:tblGridChange w:id="899">
          <w:tblGrid>
            <w:gridCol w:w="2425"/>
            <w:gridCol w:w="2519"/>
            <w:gridCol w:w="1201"/>
            <w:gridCol w:w="929"/>
            <w:gridCol w:w="880"/>
            <w:gridCol w:w="639"/>
            <w:gridCol w:w="603"/>
            <w:gridCol w:w="604"/>
            <w:gridCol w:w="724"/>
          </w:tblGrid>
        </w:tblGridChange>
      </w:tblGrid>
      <w:tr w:rsidR="001831EF" w:rsidDel="00B53228" w14:paraId="0C88DE27" w14:textId="6C0BBAB1" w:rsidTr="00B53228">
        <w:trPr>
          <w:del w:id="900" w:author="Hilarion Del Olmo" w:date="2026-08-11T12:56:00Z" w16du:dateUtc="2026-08-11T15:56:00Z"/>
        </w:trPr>
        <w:tc>
          <w:tcPr>
            <w:tcW w:w="2425" w:type="dxa"/>
            <w:tcBorders>
              <w:top w:val="single" w:sz="6" w:space="0" w:color="000000"/>
              <w:left w:val="single" w:sz="6" w:space="0" w:color="000000"/>
              <w:bottom w:val="single" w:sz="6" w:space="0" w:color="000000"/>
              <w:right w:val="single" w:sz="6" w:space="0" w:color="000000"/>
            </w:tcBorders>
            <w:vAlign w:val="center"/>
            <w:tcPrChange w:id="901"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tcPr>
            </w:tcPrChange>
          </w:tcPr>
          <w:p w14:paraId="7E28B3D0" w14:textId="059D753F" w:rsidR="001831EF" w:rsidDel="00B53228" w:rsidRDefault="00000000">
            <w:pPr>
              <w:spacing w:line="360" w:lineRule="auto"/>
              <w:ind w:right="-52" w:firstLine="165"/>
              <w:jc w:val="left"/>
              <w:rPr>
                <w:del w:id="902" w:author="Hilarion Del Olmo" w:date="2026-08-11T12:56:00Z" w16du:dateUtc="2026-08-11T15:56:00Z"/>
                <w:sz w:val="20"/>
                <w:szCs w:val="20"/>
              </w:rPr>
            </w:pPr>
            <w:del w:id="903" w:author="Hilarion Del Olmo" w:date="2026-08-11T12:56:00Z" w16du:dateUtc="2026-08-11T15:56:00Z">
              <w:r w:rsidDel="00B53228">
                <w:rPr>
                  <w:sz w:val="20"/>
                  <w:szCs w:val="20"/>
                </w:rPr>
                <w:delText>Segmento / Año</w:delText>
              </w:r>
            </w:del>
          </w:p>
        </w:tc>
        <w:tc>
          <w:tcPr>
            <w:tcW w:w="2519" w:type="dxa"/>
            <w:tcBorders>
              <w:top w:val="single" w:sz="6" w:space="0" w:color="000000"/>
              <w:left w:val="single" w:sz="6" w:space="0" w:color="000000"/>
              <w:bottom w:val="single" w:sz="6" w:space="0" w:color="000000"/>
              <w:right w:val="single" w:sz="6" w:space="0" w:color="000000"/>
            </w:tcBorders>
            <w:vAlign w:val="center"/>
            <w:cellIns w:id="904" w:author="HDO" w:date="2026-08-11T11:59:00Z"/>
            <w:tcPrChange w:id="905"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cellIns w:id="906" w:author="HDO" w:date="2026-08-11T11:59:00Z"/>
              </w:tcPr>
            </w:tcPrChange>
          </w:tcPr>
          <w:p w14:paraId="7A8735E9" w14:textId="04A7B52D" w:rsidR="001831EF" w:rsidDel="00B53228" w:rsidRDefault="001831EF">
            <w:pPr>
              <w:spacing w:line="360" w:lineRule="auto"/>
              <w:ind w:left="147" w:right="-52"/>
              <w:jc w:val="left"/>
              <w:rPr>
                <w:del w:id="907" w:author="Hilarion Del Olmo" w:date="2026-08-11T12:56:00Z" w16du:dateUtc="2026-08-11T15:56:00Z"/>
                <w:sz w:val="20"/>
                <w:szCs w:val="20"/>
              </w:rPr>
            </w:pPr>
          </w:p>
        </w:tc>
        <w:tc>
          <w:tcPr>
            <w:tcW w:w="1201" w:type="dxa"/>
            <w:tcBorders>
              <w:top w:val="single" w:sz="6" w:space="0" w:color="000000"/>
              <w:left w:val="single" w:sz="6" w:space="0" w:color="000000"/>
              <w:bottom w:val="single" w:sz="6" w:space="0" w:color="000000"/>
              <w:right w:val="single" w:sz="6" w:space="0" w:color="000000"/>
            </w:tcBorders>
            <w:vAlign w:val="center"/>
            <w:tcPrChange w:id="908"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302C1585" w14:textId="6923F7CF" w:rsidR="001831EF" w:rsidDel="00B53228" w:rsidRDefault="00000000">
            <w:pPr>
              <w:spacing w:line="360" w:lineRule="auto"/>
              <w:ind w:left="144" w:right="-1" w:hanging="8"/>
              <w:jc w:val="left"/>
              <w:rPr>
                <w:del w:id="909" w:author="Hilarion Del Olmo" w:date="2026-08-11T12:56:00Z" w16du:dateUtc="2026-08-11T15:56:00Z"/>
                <w:sz w:val="20"/>
                <w:szCs w:val="20"/>
              </w:rPr>
            </w:pPr>
            <w:del w:id="910" w:author="Hilarion Del Olmo" w:date="2026-08-11T12:56:00Z" w16du:dateUtc="2026-08-11T15:56:00Z">
              <w:r w:rsidDel="00B53228">
                <w:rPr>
                  <w:sz w:val="16"/>
                </w:rPr>
                <w:delText>Durante</w:delText>
              </w:r>
            </w:del>
            <w:ins w:id="911" w:author="HDO" w:date="2026-08-11T11:59:00Z" w16du:dateUtc="2026-08-11T14:59:00Z">
              <w:del w:id="912" w:author="Hilarion Del Olmo" w:date="2026-08-11T12:56:00Z" w16du:dateUtc="2026-08-11T15:56:00Z">
                <w:r w:rsidDel="00B53228">
                  <w:rPr>
                    <w:sz w:val="20"/>
                    <w:szCs w:val="20"/>
                  </w:rPr>
                  <w:delText>Hasta</w:delText>
                </w:r>
              </w:del>
            </w:ins>
            <w:del w:id="913" w:author="Hilarion Del Olmo" w:date="2026-08-11T12:56:00Z" w16du:dateUtc="2026-08-11T15:56:00Z">
              <w:r w:rsidDel="00B53228">
                <w:rPr>
                  <w:sz w:val="20"/>
                  <w:szCs w:val="20"/>
                </w:rPr>
                <w:delText xml:space="preserve"> corte </w:delText>
              </w:r>
              <w:r w:rsidDel="00B53228">
                <w:rPr>
                  <w:sz w:val="16"/>
                </w:rPr>
                <w:delText>obligatorio de 7,5</w:delText>
              </w:r>
            </w:del>
            <w:ins w:id="914" w:author="HDO" w:date="2026-08-11T11:59:00Z" w16du:dateUtc="2026-08-11T14:59:00Z">
              <w:del w:id="915" w:author="Hilarion Del Olmo" w:date="2026-08-11T12:56:00Z" w16du:dateUtc="2026-08-11T15:56:00Z">
                <w:r w:rsidDel="00B53228">
                  <w:rPr>
                    <w:sz w:val="20"/>
                    <w:szCs w:val="20"/>
                  </w:rPr>
                  <w:delText>Obligatorio 10</w:delText>
                </w:r>
              </w:del>
            </w:ins>
            <w:del w:id="916" w:author="Hilarion Del Olmo" w:date="2026-08-11T12:56:00Z" w16du:dateUtc="2026-08-11T15:56:00Z">
              <w:r w:rsidDel="00B53228">
                <w:rPr>
                  <w:sz w:val="20"/>
                  <w:szCs w:val="20"/>
                </w:rPr>
                <w:delText>%</w:delText>
              </w:r>
            </w:del>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917"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26425C1F" w14:textId="35EE96BD" w:rsidR="001831EF" w:rsidDel="00B53228" w:rsidRDefault="00000000">
            <w:pPr>
              <w:spacing w:line="360" w:lineRule="auto"/>
              <w:ind w:left="48" w:right="-52"/>
              <w:jc w:val="left"/>
              <w:rPr>
                <w:del w:id="918" w:author="Hilarion Del Olmo" w:date="2026-08-11T12:56:00Z" w16du:dateUtc="2026-08-11T15:56:00Z"/>
                <w:sz w:val="20"/>
                <w:szCs w:val="20"/>
              </w:rPr>
            </w:pPr>
            <w:del w:id="919" w:author="Hilarion Del Olmo" w:date="2026-08-11T12:56:00Z" w16du:dateUtc="2026-08-11T15:56:00Z">
              <w:r w:rsidDel="00B53228">
                <w:rPr>
                  <w:sz w:val="16"/>
                </w:rPr>
                <w:delText>Desde corte obligatorio de 10% hasta</w:delText>
              </w:r>
            </w:del>
            <w:ins w:id="920" w:author="HDO" w:date="2026-08-11T11:59:00Z" w16du:dateUtc="2026-08-11T14:59:00Z">
              <w:del w:id="921" w:author="Hilarion Del Olmo" w:date="2026-08-11T12:56:00Z" w16du:dateUtc="2026-08-11T15:56:00Z">
                <w:r w:rsidDel="00B53228">
                  <w:rPr>
                    <w:sz w:val="20"/>
                    <w:szCs w:val="20"/>
                  </w:rPr>
                  <w:delText>Hasta</w:delText>
                </w:r>
              </w:del>
            </w:ins>
            <w:del w:id="922" w:author="Hilarion Del Olmo" w:date="2026-08-11T12:56:00Z" w16du:dateUtc="2026-08-11T15:56:00Z">
              <w:r w:rsidDel="00B53228">
                <w:rPr>
                  <w:sz w:val="20"/>
                  <w:szCs w:val="20"/>
                </w:rPr>
                <w:delText xml:space="preserve"> 31/12/2028</w:delText>
              </w:r>
            </w:del>
          </w:p>
        </w:tc>
        <w:tc>
          <w:tcPr>
            <w:tcW w:w="639" w:type="dxa"/>
            <w:tcBorders>
              <w:top w:val="single" w:sz="6" w:space="0" w:color="000000"/>
              <w:left w:val="single" w:sz="6" w:space="0" w:color="000000"/>
              <w:bottom w:val="single" w:sz="6" w:space="0" w:color="000000"/>
              <w:right w:val="single" w:sz="6" w:space="0" w:color="000000"/>
            </w:tcBorders>
            <w:vAlign w:val="center"/>
            <w:tcPrChange w:id="923"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5AD4CBB4" w14:textId="78E60DC0" w:rsidR="001831EF" w:rsidDel="00B53228" w:rsidRDefault="00000000">
            <w:pPr>
              <w:spacing w:line="360" w:lineRule="auto"/>
              <w:ind w:left="48" w:right="-52"/>
              <w:jc w:val="center"/>
              <w:rPr>
                <w:del w:id="924" w:author="Hilarion Del Olmo" w:date="2026-08-11T12:56:00Z" w16du:dateUtc="2026-08-11T15:56:00Z"/>
                <w:sz w:val="20"/>
                <w:szCs w:val="20"/>
              </w:rPr>
            </w:pPr>
            <w:del w:id="925" w:author="Hilarion Del Olmo" w:date="2026-08-11T12:56:00Z" w16du:dateUtc="2026-08-11T15:56:00Z">
              <w:r w:rsidDel="00B53228">
                <w:rPr>
                  <w:sz w:val="20"/>
                  <w:szCs w:val="20"/>
                </w:rPr>
                <w:delText>2029</w:delText>
              </w:r>
            </w:del>
          </w:p>
        </w:tc>
        <w:tc>
          <w:tcPr>
            <w:tcW w:w="603" w:type="dxa"/>
            <w:tcBorders>
              <w:top w:val="single" w:sz="6" w:space="0" w:color="000000"/>
              <w:left w:val="single" w:sz="6" w:space="0" w:color="000000"/>
              <w:bottom w:val="single" w:sz="6" w:space="0" w:color="000000"/>
              <w:right w:val="single" w:sz="6" w:space="0" w:color="000000"/>
            </w:tcBorders>
            <w:vAlign w:val="center"/>
            <w:tcPrChange w:id="926"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3097AC4E" w14:textId="24EBFBC5" w:rsidR="001831EF" w:rsidDel="00B53228" w:rsidRDefault="00000000">
            <w:pPr>
              <w:spacing w:line="360" w:lineRule="auto"/>
              <w:ind w:left="48" w:right="-52"/>
              <w:jc w:val="center"/>
              <w:rPr>
                <w:del w:id="927" w:author="Hilarion Del Olmo" w:date="2026-08-11T12:56:00Z" w16du:dateUtc="2026-08-11T15:56:00Z"/>
                <w:sz w:val="20"/>
                <w:szCs w:val="20"/>
              </w:rPr>
            </w:pPr>
            <w:del w:id="928" w:author="Hilarion Del Olmo" w:date="2026-08-11T12:56:00Z" w16du:dateUtc="2026-08-11T15:56:00Z">
              <w:r w:rsidDel="00B53228">
                <w:rPr>
                  <w:sz w:val="20"/>
                  <w:szCs w:val="20"/>
                </w:rPr>
                <w:delText>2030</w:delText>
              </w:r>
            </w:del>
          </w:p>
        </w:tc>
        <w:tc>
          <w:tcPr>
            <w:tcW w:w="1328" w:type="dxa"/>
            <w:gridSpan w:val="2"/>
            <w:tcBorders>
              <w:top w:val="single" w:sz="6" w:space="0" w:color="000000"/>
              <w:left w:val="single" w:sz="6" w:space="0" w:color="000000"/>
              <w:bottom w:val="single" w:sz="6" w:space="0" w:color="000000"/>
              <w:right w:val="single" w:sz="6" w:space="0" w:color="000000"/>
            </w:tcBorders>
            <w:vAlign w:val="center"/>
            <w:tcPrChange w:id="929"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45BA061A" w14:textId="3BB6BA09" w:rsidR="001831EF" w:rsidDel="00B53228" w:rsidRDefault="00000000">
            <w:pPr>
              <w:spacing w:line="360" w:lineRule="auto"/>
              <w:ind w:left="48" w:right="-52"/>
              <w:jc w:val="center"/>
              <w:rPr>
                <w:del w:id="930" w:author="Hilarion Del Olmo" w:date="2026-08-11T12:56:00Z" w16du:dateUtc="2026-08-11T15:56:00Z"/>
                <w:sz w:val="20"/>
                <w:szCs w:val="20"/>
              </w:rPr>
            </w:pPr>
            <w:del w:id="931" w:author="Hilarion Del Olmo" w:date="2026-08-11T12:56:00Z" w16du:dateUtc="2026-08-11T15:56:00Z">
              <w:r w:rsidDel="00B53228">
                <w:rPr>
                  <w:sz w:val="20"/>
                  <w:szCs w:val="20"/>
                </w:rPr>
                <w:delText>2031</w:delText>
              </w:r>
            </w:del>
          </w:p>
        </w:tc>
      </w:tr>
      <w:tr w:rsidR="001831EF" w:rsidDel="00B53228" w14:paraId="3CD78728" w14:textId="04FEC326" w:rsidTr="00B53228">
        <w:trPr>
          <w:trHeight w:val="1905"/>
          <w:del w:id="932" w:author="Hilarion Del Olmo" w:date="2026-08-11T12:56:00Z" w16du:dateUtc="2026-08-11T15:56:00Z"/>
          <w:trPrChange w:id="933" w:author="Hilarion Del Olmo" w:date="2026-08-11T12:56:00Z" w16du:dateUtc="2026-08-11T15:56:00Z">
            <w:trPr>
              <w:trHeight w:val="1905"/>
            </w:trPr>
          </w:trPrChange>
        </w:trPr>
        <w:tc>
          <w:tcPr>
            <w:tcW w:w="2425" w:type="dxa"/>
            <w:tcBorders>
              <w:top w:val="single" w:sz="6" w:space="0" w:color="000000"/>
              <w:left w:val="single" w:sz="6" w:space="0" w:color="000000"/>
              <w:bottom w:val="single" w:sz="6" w:space="0" w:color="000000"/>
              <w:right w:val="single" w:sz="6" w:space="0" w:color="000000"/>
            </w:tcBorders>
            <w:vAlign w:val="center"/>
            <w:tcPrChange w:id="934"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tcPr>
            </w:tcPrChange>
          </w:tcPr>
          <w:p w14:paraId="79BF3550" w14:textId="699E5B4C" w:rsidR="001831EF" w:rsidDel="00B53228" w:rsidRDefault="00000000">
            <w:pPr>
              <w:spacing w:line="360" w:lineRule="auto"/>
              <w:ind w:left="175" w:right="-52"/>
              <w:jc w:val="left"/>
              <w:rPr>
                <w:del w:id="935" w:author="Hilarion Del Olmo" w:date="2026-08-11T12:56:00Z" w16du:dateUtc="2026-08-11T15:56:00Z"/>
                <w:sz w:val="20"/>
                <w:szCs w:val="20"/>
              </w:rPr>
            </w:pPr>
            <w:ins w:id="936" w:author="HDO" w:date="2026-08-11T11:59:00Z" w16du:dateUtc="2026-08-11T14:59:00Z">
              <w:del w:id="937" w:author="Hilarion Del Olmo" w:date="2026-08-11T12:56:00Z" w16du:dateUtc="2026-08-11T15:56:00Z">
                <w:r w:rsidDel="00B53228">
                  <w:rPr>
                    <w:b/>
                    <w:bCs/>
                    <w:sz w:val="20"/>
                    <w:szCs w:val="20"/>
                  </w:rPr>
                  <w:delText xml:space="preserve">Segmento Competitivo </w:delText>
                </w:r>
              </w:del>
            </w:ins>
            <w:del w:id="938" w:author="Hilarion Del Olmo" w:date="2026-08-11T12:56:00Z" w16du:dateUtc="2026-08-11T15:56:00Z">
              <w:r w:rsidDel="00B53228">
                <w:rPr>
                  <w:b/>
                  <w:bCs/>
                  <w:sz w:val="20"/>
                  <w:szCs w:val="20"/>
                </w:rPr>
                <w:delText>Empresas No Integradas</w:delText>
              </w:r>
              <w:r w:rsidDel="00B53228">
                <w:rPr>
                  <w:sz w:val="20"/>
                  <w:szCs w:val="20"/>
                </w:rPr>
                <w:delText xml:space="preserve"> (Corte por </w:delText>
              </w:r>
              <w:r w:rsidDel="00B53228">
                <w:rPr>
                  <w:sz w:val="16"/>
                </w:rPr>
                <w:delText>Sistema de comercialización</w:delText>
              </w:r>
            </w:del>
            <w:ins w:id="939" w:author="HDO" w:date="2026-08-11T11:59:00Z" w16du:dateUtc="2026-08-11T14:59:00Z">
              <w:del w:id="940" w:author="Hilarion Del Olmo" w:date="2026-08-11T12:56:00Z" w16du:dateUtc="2026-08-11T15:56:00Z">
                <w:r w:rsidDel="00B53228">
                  <w:rPr>
                    <w:sz w:val="20"/>
                    <w:szCs w:val="20"/>
                  </w:rPr>
                  <w:delText>Mercado Electrónico</w:delText>
                </w:r>
              </w:del>
            </w:ins>
            <w:del w:id="941" w:author="Hilarion Del Olmo" w:date="2026-08-11T12:56:00Z" w16du:dateUtc="2026-08-11T15:56:00Z">
              <w:r w:rsidDel="00B53228">
                <w:rPr>
                  <w:sz w:val="20"/>
                  <w:szCs w:val="20"/>
                </w:rPr>
                <w:delText xml:space="preserve"> - Art. 14)</w:delText>
              </w:r>
            </w:del>
          </w:p>
        </w:tc>
        <w:tc>
          <w:tcPr>
            <w:tcW w:w="2519" w:type="dxa"/>
            <w:tcBorders>
              <w:top w:val="single" w:sz="6" w:space="0" w:color="000000"/>
              <w:left w:val="single" w:sz="6" w:space="0" w:color="000000"/>
              <w:bottom w:val="single" w:sz="6" w:space="0" w:color="000000"/>
              <w:right w:val="single" w:sz="6" w:space="0" w:color="000000"/>
            </w:tcBorders>
            <w:vAlign w:val="center"/>
            <w:cellIns w:id="942" w:author="HDO" w:date="2026-08-11T11:59:00Z"/>
            <w:tcPrChange w:id="943"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cellIns w:id="944" w:author="HDO" w:date="2026-08-11T11:59:00Z"/>
              </w:tcPr>
            </w:tcPrChange>
          </w:tcPr>
          <w:p w14:paraId="376D3247" w14:textId="48D1DA30" w:rsidR="001831EF" w:rsidDel="00B53228" w:rsidRDefault="00000000">
            <w:pPr>
              <w:spacing w:line="360" w:lineRule="auto"/>
              <w:ind w:left="147" w:right="-55" w:hanging="5"/>
              <w:jc w:val="left"/>
              <w:rPr>
                <w:del w:id="945" w:author="Hilarion Del Olmo" w:date="2026-08-11T12:56:00Z" w16du:dateUtc="2026-08-11T15:56:00Z"/>
                <w:sz w:val="20"/>
                <w:szCs w:val="20"/>
              </w:rPr>
            </w:pPr>
            <w:ins w:id="946" w:author="HDO" w:date="2026-08-11T11:59:00Z" w16du:dateUtc="2026-08-11T14:59:00Z">
              <w:del w:id="947" w:author="Hilarion Del Olmo" w:date="2026-08-11T12:56:00Z" w16du:dateUtc="2026-08-11T15:56:00Z">
                <w:r w:rsidDel="00B53228">
                  <w:rPr>
                    <w:sz w:val="20"/>
                    <w:szCs w:val="20"/>
                  </w:rPr>
                  <w:delText>Computo mínimo Biodiesel primera + Biodiesel segunda generación</w:delText>
                </w:r>
              </w:del>
            </w:ins>
          </w:p>
        </w:tc>
        <w:tc>
          <w:tcPr>
            <w:tcW w:w="1201" w:type="dxa"/>
            <w:tcBorders>
              <w:top w:val="single" w:sz="6" w:space="0" w:color="000000"/>
              <w:left w:val="single" w:sz="6" w:space="0" w:color="000000"/>
              <w:bottom w:val="single" w:sz="6" w:space="0" w:color="000000"/>
              <w:right w:val="single" w:sz="6" w:space="0" w:color="000000"/>
            </w:tcBorders>
            <w:vAlign w:val="center"/>
            <w:tcPrChange w:id="948"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732E9D24" w14:textId="2D8389C6" w:rsidR="001831EF" w:rsidDel="00B53228" w:rsidRDefault="00000000">
            <w:pPr>
              <w:spacing w:line="360" w:lineRule="auto"/>
              <w:ind w:left="144" w:right="-52" w:hanging="8"/>
              <w:jc w:val="center"/>
              <w:rPr>
                <w:del w:id="949" w:author="Hilarion Del Olmo" w:date="2026-08-11T12:56:00Z" w16du:dateUtc="2026-08-11T15:56:00Z"/>
                <w:sz w:val="20"/>
                <w:szCs w:val="20"/>
              </w:rPr>
            </w:pPr>
            <w:del w:id="950" w:author="Hilarion Del Olmo" w:date="2026-08-11T12:56:00Z" w16du:dateUtc="2026-08-11T15:56:00Z">
              <w:r w:rsidDel="00B53228">
                <w:rPr>
                  <w:sz w:val="20"/>
                  <w:szCs w:val="20"/>
                </w:rPr>
                <w:delText>7,5%</w:delText>
              </w:r>
            </w:del>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951"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5E4F55A1" w14:textId="57A1066E" w:rsidR="001831EF" w:rsidDel="00B53228" w:rsidRDefault="00000000">
            <w:pPr>
              <w:spacing w:line="360" w:lineRule="auto"/>
              <w:ind w:left="48" w:right="-52"/>
              <w:jc w:val="center"/>
              <w:rPr>
                <w:del w:id="952" w:author="Hilarion Del Olmo" w:date="2026-08-11T12:56:00Z" w16du:dateUtc="2026-08-11T15:56:00Z"/>
                <w:sz w:val="20"/>
                <w:szCs w:val="20"/>
              </w:rPr>
            </w:pPr>
            <w:del w:id="953" w:author="Hilarion Del Olmo" w:date="2026-08-11T12:56:00Z" w16du:dateUtc="2026-08-11T15:56:00Z">
              <w:r w:rsidDel="00B53228">
                <w:rPr>
                  <w:sz w:val="20"/>
                  <w:szCs w:val="20"/>
                </w:rPr>
                <w:delText>6,5%</w:delText>
              </w:r>
            </w:del>
          </w:p>
        </w:tc>
        <w:tc>
          <w:tcPr>
            <w:tcW w:w="639" w:type="dxa"/>
            <w:tcBorders>
              <w:top w:val="single" w:sz="6" w:space="0" w:color="000000"/>
              <w:left w:val="single" w:sz="6" w:space="0" w:color="000000"/>
              <w:bottom w:val="single" w:sz="6" w:space="0" w:color="000000"/>
              <w:right w:val="single" w:sz="6" w:space="0" w:color="000000"/>
            </w:tcBorders>
            <w:vAlign w:val="center"/>
            <w:tcPrChange w:id="954"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2494DC61" w14:textId="77FCA4C3" w:rsidR="001831EF" w:rsidDel="00B53228" w:rsidRDefault="00000000">
            <w:pPr>
              <w:spacing w:line="360" w:lineRule="auto"/>
              <w:ind w:left="48" w:right="-52"/>
              <w:jc w:val="center"/>
              <w:rPr>
                <w:del w:id="955" w:author="Hilarion Del Olmo" w:date="2026-08-11T12:56:00Z" w16du:dateUtc="2026-08-11T15:56:00Z"/>
                <w:sz w:val="20"/>
                <w:szCs w:val="20"/>
              </w:rPr>
            </w:pPr>
            <w:del w:id="956" w:author="Hilarion Del Olmo" w:date="2026-08-11T12:56:00Z" w16du:dateUtc="2026-08-11T15:56:00Z">
              <w:r w:rsidDel="00B53228">
                <w:rPr>
                  <w:sz w:val="20"/>
                  <w:szCs w:val="20"/>
                </w:rPr>
                <w:delText>5,5%</w:delText>
              </w:r>
            </w:del>
          </w:p>
        </w:tc>
        <w:tc>
          <w:tcPr>
            <w:tcW w:w="603" w:type="dxa"/>
            <w:tcBorders>
              <w:top w:val="single" w:sz="6" w:space="0" w:color="000000"/>
              <w:left w:val="single" w:sz="6" w:space="0" w:color="000000"/>
              <w:bottom w:val="single" w:sz="6" w:space="0" w:color="000000"/>
              <w:right w:val="single" w:sz="6" w:space="0" w:color="000000"/>
            </w:tcBorders>
            <w:vAlign w:val="center"/>
            <w:tcPrChange w:id="957"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7DD73560" w14:textId="54463100" w:rsidR="001831EF" w:rsidDel="00B53228" w:rsidRDefault="00000000">
            <w:pPr>
              <w:spacing w:line="360" w:lineRule="auto"/>
              <w:ind w:left="48" w:right="-52"/>
              <w:jc w:val="center"/>
              <w:rPr>
                <w:del w:id="958" w:author="Hilarion Del Olmo" w:date="2026-08-11T12:56:00Z" w16du:dateUtc="2026-08-11T15:56:00Z"/>
                <w:sz w:val="20"/>
                <w:szCs w:val="20"/>
              </w:rPr>
            </w:pPr>
            <w:del w:id="959" w:author="Hilarion Del Olmo" w:date="2026-08-11T12:56:00Z" w16du:dateUtc="2026-08-11T15:56:00Z">
              <w:r w:rsidDel="00B53228">
                <w:rPr>
                  <w:sz w:val="20"/>
                  <w:szCs w:val="20"/>
                </w:rPr>
                <w:delText>5,0%</w:delText>
              </w:r>
            </w:del>
          </w:p>
        </w:tc>
        <w:tc>
          <w:tcPr>
            <w:tcW w:w="1328" w:type="dxa"/>
            <w:gridSpan w:val="2"/>
            <w:tcBorders>
              <w:top w:val="single" w:sz="6" w:space="0" w:color="000000"/>
              <w:left w:val="single" w:sz="6" w:space="0" w:color="000000"/>
              <w:bottom w:val="single" w:sz="6" w:space="0" w:color="000000"/>
              <w:right w:val="single" w:sz="6" w:space="0" w:color="000000"/>
            </w:tcBorders>
            <w:vAlign w:val="center"/>
            <w:tcPrChange w:id="960"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4427904C" w14:textId="658D9E4C" w:rsidR="001831EF" w:rsidDel="00B53228" w:rsidRDefault="00000000">
            <w:pPr>
              <w:spacing w:line="360" w:lineRule="auto"/>
              <w:ind w:left="48" w:right="-52"/>
              <w:jc w:val="center"/>
              <w:rPr>
                <w:del w:id="961" w:author="Hilarion Del Olmo" w:date="2026-08-11T12:56:00Z" w16du:dateUtc="2026-08-11T15:56:00Z"/>
                <w:sz w:val="20"/>
                <w:szCs w:val="20"/>
              </w:rPr>
            </w:pPr>
            <w:del w:id="962" w:author="Hilarion Del Olmo" w:date="2026-08-11T12:56:00Z" w16du:dateUtc="2026-08-11T15:56:00Z">
              <w:r w:rsidDel="00B53228">
                <w:rPr>
                  <w:sz w:val="20"/>
                  <w:szCs w:val="20"/>
                </w:rPr>
                <w:delText>3,0%</w:delText>
              </w:r>
            </w:del>
          </w:p>
        </w:tc>
      </w:tr>
      <w:tr w:rsidR="001831EF" w:rsidDel="00B53228" w14:paraId="2C735ABB" w14:textId="18040170" w:rsidTr="00B53228">
        <w:trPr>
          <w:trHeight w:val="1265"/>
          <w:del w:id="963" w:author="Hilarion Del Olmo" w:date="2026-08-11T12:56:00Z" w16du:dateUtc="2026-08-11T15:56:00Z"/>
          <w:trPrChange w:id="964" w:author="Hilarion Del Olmo" w:date="2026-08-11T12:56:00Z" w16du:dateUtc="2026-08-11T15:56:00Z">
            <w:trPr>
              <w:trHeight w:val="1265"/>
            </w:trPr>
          </w:trPrChange>
        </w:trPr>
        <w:tc>
          <w:tcPr>
            <w:tcW w:w="2425" w:type="dxa"/>
            <w:tcBorders>
              <w:top w:val="single" w:sz="6" w:space="0" w:color="000000"/>
              <w:left w:val="single" w:sz="6" w:space="0" w:color="000000"/>
              <w:bottom w:val="single" w:sz="6" w:space="0" w:color="000000"/>
              <w:right w:val="single" w:sz="6" w:space="0" w:color="000000"/>
            </w:tcBorders>
            <w:vAlign w:val="center"/>
            <w:cellMerge w:id="965" w:author="HDO" w:date="2026-08-11T11:59:00Z" w:vMerge="rest"/>
            <w:tcPrChange w:id="966"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cellMerge w:id="967" w:author="HDO" w:date="2026-08-11T11:59:00Z" w:vMerge="rest"/>
              </w:tcPr>
            </w:tcPrChange>
          </w:tcPr>
          <w:p w14:paraId="3368D150" w14:textId="6D934C4D" w:rsidR="001831EF" w:rsidDel="00B53228" w:rsidRDefault="00000000">
            <w:pPr>
              <w:spacing w:line="360" w:lineRule="auto"/>
              <w:ind w:left="144" w:right="-52" w:hanging="8"/>
              <w:jc w:val="left"/>
              <w:rPr>
                <w:del w:id="968" w:author="Hilarion Del Olmo" w:date="2026-08-11T12:56:00Z" w16du:dateUtc="2026-08-11T15:56:00Z"/>
                <w:sz w:val="20"/>
                <w:szCs w:val="20"/>
              </w:rPr>
            </w:pPr>
            <w:del w:id="969" w:author="Hilarion Del Olmo" w:date="2026-08-11T12:56:00Z" w16du:dateUtc="2026-08-11T15:56:00Z">
              <w:r w:rsidDel="00B53228">
                <w:rPr>
                  <w:b/>
                  <w:bCs/>
                  <w:sz w:val="16"/>
                </w:rPr>
                <w:delText>Total Mercado</w:delText>
              </w:r>
            </w:del>
            <w:ins w:id="970" w:author="HDO" w:date="2026-08-11T11:59:00Z" w16du:dateUtc="2026-08-11T14:59:00Z">
              <w:del w:id="971" w:author="Hilarion Del Olmo" w:date="2026-08-11T12:56:00Z" w16du:dateUtc="2026-08-11T15:56:00Z">
                <w:r w:rsidDel="00B53228">
                  <w:rPr>
                    <w:b/>
                    <w:bCs/>
                    <w:sz w:val="20"/>
                    <w:szCs w:val="20"/>
                  </w:rPr>
                  <w:delText>Segmento Competitivo Remanente</w:delText>
                </w:r>
              </w:del>
            </w:ins>
            <w:del w:id="972" w:author="Hilarion Del Olmo" w:date="2026-08-11T12:56:00Z" w16du:dateUtc="2026-08-11T15:56:00Z">
              <w:r w:rsidDel="00B53228">
                <w:rPr>
                  <w:b/>
                  <w:bCs/>
                  <w:sz w:val="20"/>
                  <w:szCs w:val="20"/>
                </w:rPr>
                <w:delText xml:space="preserve"> </w:delText>
              </w:r>
              <w:r w:rsidDel="00B53228">
                <w:rPr>
                  <w:sz w:val="20"/>
                  <w:szCs w:val="20"/>
                </w:rPr>
                <w:delText xml:space="preserve">(Integradas + No Integradas + Co-procesamiento | Corte Negociación Libre Arts. 14 y </w:delText>
              </w:r>
              <w:r w:rsidDel="00B53228">
                <w:rPr>
                  <w:sz w:val="16"/>
                </w:rPr>
                <w:delText>15</w:delText>
              </w:r>
            </w:del>
            <w:ins w:id="973" w:author="HDO" w:date="2026-08-11T11:59:00Z" w16du:dateUtc="2026-08-11T14:59:00Z">
              <w:del w:id="974" w:author="Hilarion Del Olmo" w:date="2026-08-11T12:56:00Z" w16du:dateUtc="2026-08-11T15:56:00Z">
                <w:r w:rsidDel="00B53228">
                  <w:rPr>
                    <w:sz w:val="20"/>
                    <w:szCs w:val="20"/>
                  </w:rPr>
                  <w:delText>16</w:delText>
                </w:r>
              </w:del>
            </w:ins>
            <w:del w:id="975" w:author="Hilarion Del Olmo" w:date="2026-08-11T12:56:00Z" w16du:dateUtc="2026-08-11T15:56:00Z">
              <w:r w:rsidDel="00B53228">
                <w:rPr>
                  <w:sz w:val="20"/>
                  <w:szCs w:val="20"/>
                </w:rPr>
                <w:delText>)</w:delText>
              </w:r>
            </w:del>
          </w:p>
        </w:tc>
        <w:tc>
          <w:tcPr>
            <w:tcW w:w="2519" w:type="dxa"/>
            <w:tcBorders>
              <w:top w:val="single" w:sz="6" w:space="0" w:color="000000"/>
              <w:left w:val="single" w:sz="6" w:space="0" w:color="000000"/>
              <w:bottom w:val="single" w:sz="6" w:space="0" w:color="000000"/>
              <w:right w:val="single" w:sz="6" w:space="0" w:color="000000"/>
            </w:tcBorders>
            <w:vAlign w:val="center"/>
            <w:cellIns w:id="976" w:author="HDO" w:date="2026-08-11T11:59:00Z"/>
            <w:tcPrChange w:id="977"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cellIns w:id="978" w:author="HDO" w:date="2026-08-11T11:59:00Z"/>
              </w:tcPr>
            </w:tcPrChange>
          </w:tcPr>
          <w:p w14:paraId="5732C45A" w14:textId="13A1106D" w:rsidR="001831EF" w:rsidDel="00B53228" w:rsidRDefault="00000000">
            <w:pPr>
              <w:spacing w:line="360" w:lineRule="auto"/>
              <w:ind w:right="137"/>
              <w:jc w:val="right"/>
              <w:rPr>
                <w:del w:id="979" w:author="Hilarion Del Olmo" w:date="2026-08-11T12:56:00Z" w16du:dateUtc="2026-08-11T15:56:00Z"/>
                <w:sz w:val="20"/>
                <w:szCs w:val="20"/>
              </w:rPr>
            </w:pPr>
            <w:moveToRangeStart w:id="980" w:author="HDO" w:date="2026-08-11T11:59:00Z" w:name="move237341972"/>
            <w:moveTo w:id="981" w:author="HDO" w:date="2026-08-11T11:59:00Z" w16du:dateUtc="2026-08-11T14:59:00Z">
              <w:del w:id="982" w:author="Hilarion Del Olmo" w:date="2026-08-11T12:56:00Z" w16du:dateUtc="2026-08-11T15:56:00Z">
                <w:r w:rsidDel="00B53228">
                  <w:rPr>
                    <w:sz w:val="20"/>
                    <w:szCs w:val="20"/>
                  </w:rPr>
                  <w:delText>Cómputo Máximo de Co-procesamiento</w:delText>
                </w:r>
              </w:del>
            </w:moveTo>
            <w:moveToRangeEnd w:id="980"/>
          </w:p>
        </w:tc>
        <w:tc>
          <w:tcPr>
            <w:tcW w:w="1201" w:type="dxa"/>
            <w:tcBorders>
              <w:top w:val="single" w:sz="6" w:space="0" w:color="000000"/>
              <w:left w:val="single" w:sz="6" w:space="0" w:color="000000"/>
              <w:bottom w:val="single" w:sz="6" w:space="0" w:color="000000"/>
              <w:right w:val="single" w:sz="6" w:space="0" w:color="000000"/>
            </w:tcBorders>
            <w:vAlign w:val="center"/>
            <w:tcPrChange w:id="983"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51A385D0" w14:textId="0520AC1F" w:rsidR="001831EF" w:rsidDel="00B53228" w:rsidRDefault="00000000">
            <w:pPr>
              <w:spacing w:line="360" w:lineRule="auto"/>
              <w:ind w:left="144" w:right="-52" w:hanging="8"/>
              <w:jc w:val="center"/>
              <w:rPr>
                <w:del w:id="984" w:author="Hilarion Del Olmo" w:date="2026-08-11T12:56:00Z" w16du:dateUtc="2026-08-11T15:56:00Z"/>
                <w:sz w:val="20"/>
                <w:szCs w:val="20"/>
              </w:rPr>
            </w:pPr>
            <w:del w:id="985" w:author="Hilarion Del Olmo" w:date="2026-08-11T12:56:00Z" w16du:dateUtc="2026-08-11T15:56:00Z">
              <w:r w:rsidDel="00B53228">
                <w:rPr>
                  <w:sz w:val="20"/>
                  <w:szCs w:val="20"/>
                </w:rPr>
                <w:delText>0,0%</w:delText>
              </w:r>
            </w:del>
          </w:p>
        </w:tc>
        <w:tc>
          <w:tcPr>
            <w:tcW w:w="929" w:type="dxa"/>
            <w:tcBorders>
              <w:top w:val="single" w:sz="6" w:space="0" w:color="000000"/>
              <w:left w:val="single" w:sz="6" w:space="0" w:color="000000"/>
              <w:bottom w:val="single" w:sz="6" w:space="0" w:color="000000"/>
              <w:right w:val="single" w:sz="6" w:space="0" w:color="000000"/>
            </w:tcBorders>
            <w:vAlign w:val="center"/>
            <w:tcPrChange w:id="986" w:author="Hilarion Del Olmo" w:date="2026-08-11T12:56:00Z" w16du:dateUtc="2026-08-11T15:56:00Z">
              <w:tcPr>
                <w:tcW w:w="1094" w:type="dxa"/>
                <w:tcBorders>
                  <w:top w:val="single" w:sz="6" w:space="0" w:color="000000"/>
                  <w:left w:val="single" w:sz="6" w:space="0" w:color="000000"/>
                  <w:bottom w:val="single" w:sz="6" w:space="0" w:color="000000"/>
                  <w:right w:val="single" w:sz="6" w:space="0" w:color="000000"/>
                </w:tcBorders>
                <w:vAlign w:val="center"/>
              </w:tcPr>
            </w:tcPrChange>
          </w:tcPr>
          <w:p w14:paraId="09516398" w14:textId="70CC85AB" w:rsidR="001831EF" w:rsidDel="00B53228" w:rsidRDefault="00000000">
            <w:pPr>
              <w:spacing w:line="360" w:lineRule="auto"/>
              <w:ind w:left="48" w:right="-52"/>
              <w:jc w:val="center"/>
              <w:rPr>
                <w:del w:id="987" w:author="Hilarion Del Olmo" w:date="2026-08-11T12:56:00Z" w16du:dateUtc="2026-08-11T15:56:00Z"/>
                <w:sz w:val="20"/>
                <w:szCs w:val="20"/>
              </w:rPr>
            </w:pPr>
            <w:del w:id="988" w:author="Hilarion Del Olmo" w:date="2026-08-11T12:56:00Z" w16du:dateUtc="2026-08-11T15:56:00Z">
              <w:r w:rsidDel="00B53228">
                <w:rPr>
                  <w:sz w:val="16"/>
                </w:rPr>
                <w:delText>3</w:delText>
              </w:r>
            </w:del>
            <w:ins w:id="989" w:author="HDO" w:date="2026-08-11T11:59:00Z" w16du:dateUtc="2026-08-11T14:59:00Z">
              <w:del w:id="990" w:author="Hilarion Del Olmo" w:date="2026-08-11T12:56:00Z" w16du:dateUtc="2026-08-11T15:56:00Z">
                <w:r w:rsidDel="00B53228">
                  <w:rPr>
                    <w:sz w:val="20"/>
                    <w:szCs w:val="20"/>
                  </w:rPr>
                  <w:delText>0</w:delText>
                </w:r>
              </w:del>
            </w:ins>
            <w:del w:id="991" w:author="Hilarion Del Olmo" w:date="2026-08-11T12:56:00Z" w16du:dateUtc="2026-08-11T15:56:00Z">
              <w:r w:rsidDel="00B53228">
                <w:rPr>
                  <w:sz w:val="20"/>
                  <w:szCs w:val="20"/>
                </w:rPr>
                <w:delText>,5%</w:delText>
              </w:r>
            </w:del>
          </w:p>
        </w:tc>
        <w:tc>
          <w:tcPr>
            <w:tcW w:w="880" w:type="dxa"/>
            <w:tcBorders>
              <w:top w:val="single" w:sz="6" w:space="0" w:color="000000"/>
              <w:left w:val="single" w:sz="6" w:space="0" w:color="000000"/>
              <w:bottom w:val="single" w:sz="6" w:space="0" w:color="000000"/>
              <w:right w:val="single" w:sz="6" w:space="0" w:color="000000"/>
            </w:tcBorders>
            <w:cellDel w:id="992" w:author="HDO" w:date="2026-08-11T11:59:00Z"/>
            <w:tcPrChange w:id="993" w:author="Hilarion Del Olmo" w:date="2026-08-11T12:56:00Z" w16du:dateUtc="2026-08-11T15:56:00Z">
              <w:tcPr>
                <w:tcW w:w="1036" w:type="dxa"/>
                <w:tcBorders>
                  <w:top w:val="single" w:sz="6" w:space="0" w:color="000000"/>
                  <w:left w:val="single" w:sz="6" w:space="0" w:color="000000"/>
                  <w:bottom w:val="single" w:sz="6" w:space="0" w:color="000000"/>
                  <w:right w:val="single" w:sz="6" w:space="0" w:color="000000"/>
                </w:tcBorders>
                <w:cellDel w:id="994" w:author="HDO" w:date="2026-08-11T11:59:00Z"/>
              </w:tcPr>
            </w:tcPrChange>
          </w:tcPr>
          <w:p w14:paraId="38C79FA3" w14:textId="7A79536C" w:rsidR="00000000" w:rsidDel="00B53228" w:rsidRDefault="00000000" w:rsidP="001B12CB">
            <w:pPr>
              <w:spacing w:line="360" w:lineRule="auto"/>
              <w:ind w:right="-52"/>
              <w:jc w:val="center"/>
              <w:rPr>
                <w:del w:id="995" w:author="Hilarion Del Olmo" w:date="2026-08-11T12:56:00Z" w16du:dateUtc="2026-08-11T15:56:00Z"/>
                <w:sz w:val="16"/>
              </w:rPr>
            </w:pPr>
            <w:del w:id="996" w:author="Hilarion Del Olmo" w:date="2026-08-11T12:56:00Z" w16du:dateUtc="2026-08-11T15:56:00Z">
              <w:r w:rsidDel="00B53228">
                <w:rPr>
                  <w:sz w:val="16"/>
                </w:rPr>
                <w:delText>4,5%</w:delText>
              </w:r>
            </w:del>
          </w:p>
        </w:tc>
        <w:tc>
          <w:tcPr>
            <w:tcW w:w="639" w:type="dxa"/>
            <w:tcBorders>
              <w:top w:val="single" w:sz="6" w:space="0" w:color="000000"/>
              <w:left w:val="single" w:sz="6" w:space="0" w:color="000000"/>
              <w:bottom w:val="single" w:sz="6" w:space="0" w:color="000000"/>
              <w:right w:val="single" w:sz="6" w:space="0" w:color="000000"/>
            </w:tcBorders>
            <w:vAlign w:val="center"/>
            <w:tcPrChange w:id="997"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12666855" w14:textId="1AD5166B" w:rsidR="001831EF" w:rsidDel="00B53228" w:rsidRDefault="00000000">
            <w:pPr>
              <w:spacing w:line="360" w:lineRule="auto"/>
              <w:ind w:left="48" w:right="-52"/>
              <w:jc w:val="center"/>
              <w:rPr>
                <w:del w:id="998" w:author="Hilarion Del Olmo" w:date="2026-08-11T12:56:00Z" w16du:dateUtc="2026-08-11T15:56:00Z"/>
                <w:sz w:val="20"/>
                <w:szCs w:val="20"/>
              </w:rPr>
            </w:pPr>
            <w:del w:id="999" w:author="Hilarion Del Olmo" w:date="2026-08-11T12:56:00Z" w16du:dateUtc="2026-08-11T15:56:00Z">
              <w:r w:rsidDel="00B53228">
                <w:rPr>
                  <w:sz w:val="16"/>
                </w:rPr>
                <w:delText>5</w:delText>
              </w:r>
            </w:del>
            <w:ins w:id="1000" w:author="HDO" w:date="2026-08-11T11:59:00Z" w16du:dateUtc="2026-08-11T14:59:00Z">
              <w:del w:id="1001" w:author="Hilarion Del Olmo" w:date="2026-08-11T12:56:00Z" w16du:dateUtc="2026-08-11T15:56:00Z">
                <w:r w:rsidDel="00B53228">
                  <w:rPr>
                    <w:sz w:val="20"/>
                    <w:szCs w:val="20"/>
                  </w:rPr>
                  <w:delText>1</w:delText>
                </w:r>
              </w:del>
            </w:ins>
            <w:del w:id="1002" w:author="Hilarion Del Olmo" w:date="2026-08-11T12:56:00Z" w16du:dateUtc="2026-08-11T15:56:00Z">
              <w:r w:rsidDel="00B53228">
                <w:rPr>
                  <w:sz w:val="20"/>
                  <w:szCs w:val="20"/>
                </w:rPr>
                <w:delText>,0%</w:delText>
              </w:r>
            </w:del>
          </w:p>
        </w:tc>
        <w:tc>
          <w:tcPr>
            <w:tcW w:w="603" w:type="dxa"/>
            <w:tcBorders>
              <w:top w:val="single" w:sz="6" w:space="0" w:color="000000"/>
              <w:left w:val="single" w:sz="6" w:space="0" w:color="000000"/>
              <w:bottom w:val="single" w:sz="6" w:space="0" w:color="000000"/>
              <w:right w:val="single" w:sz="6" w:space="0" w:color="000000"/>
            </w:tcBorders>
            <w:vAlign w:val="center"/>
            <w:tcPrChange w:id="1003"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7DBD3B80" w14:textId="7F9424F0" w:rsidR="001831EF" w:rsidDel="00B53228" w:rsidRDefault="00000000">
            <w:pPr>
              <w:spacing w:line="360" w:lineRule="auto"/>
              <w:ind w:left="48" w:right="-52"/>
              <w:jc w:val="center"/>
              <w:rPr>
                <w:del w:id="1004" w:author="Hilarion Del Olmo" w:date="2026-08-11T12:56:00Z" w16du:dateUtc="2026-08-11T15:56:00Z"/>
                <w:sz w:val="20"/>
                <w:szCs w:val="20"/>
              </w:rPr>
            </w:pPr>
            <w:del w:id="1005" w:author="Hilarion Del Olmo" w:date="2026-08-11T12:56:00Z" w16du:dateUtc="2026-08-11T15:56:00Z">
              <w:r w:rsidDel="00B53228">
                <w:rPr>
                  <w:sz w:val="16"/>
                </w:rPr>
                <w:delText>7</w:delText>
              </w:r>
            </w:del>
            <w:ins w:id="1006" w:author="HDO" w:date="2026-08-11T11:59:00Z" w16du:dateUtc="2026-08-11T14:59:00Z">
              <w:del w:id="1007" w:author="Hilarion Del Olmo" w:date="2026-08-11T12:56:00Z" w16du:dateUtc="2026-08-11T15:56:00Z">
                <w:r w:rsidDel="00B53228">
                  <w:rPr>
                    <w:sz w:val="20"/>
                    <w:szCs w:val="20"/>
                  </w:rPr>
                  <w:delText>1</w:delText>
                </w:r>
              </w:del>
            </w:ins>
            <w:del w:id="1008" w:author="Hilarion Del Olmo" w:date="2026-08-11T12:56:00Z" w16du:dateUtc="2026-08-11T15:56:00Z">
              <w:r w:rsidDel="00B53228">
                <w:rPr>
                  <w:sz w:val="20"/>
                  <w:szCs w:val="20"/>
                </w:rPr>
                <w:delText>,0%</w:delText>
              </w:r>
            </w:del>
          </w:p>
        </w:tc>
        <w:tc>
          <w:tcPr>
            <w:tcW w:w="1328" w:type="dxa"/>
            <w:gridSpan w:val="2"/>
            <w:tcBorders>
              <w:top w:val="single" w:sz="6" w:space="0" w:color="000000"/>
              <w:left w:val="single" w:sz="6" w:space="0" w:color="000000"/>
              <w:bottom w:val="single" w:sz="6" w:space="0" w:color="000000"/>
              <w:right w:val="single" w:sz="6" w:space="0" w:color="000000"/>
            </w:tcBorders>
            <w:vAlign w:val="center"/>
            <w:cellIns w:id="1009" w:author="HDO" w:date="2026-08-11T11:59:00Z"/>
            <w:tcPrChange w:id="1010"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cellIns w:id="1011" w:author="HDO" w:date="2026-08-11T11:59:00Z"/>
              </w:tcPr>
            </w:tcPrChange>
          </w:tcPr>
          <w:p w14:paraId="5FA0874C" w14:textId="27C6FDD1" w:rsidR="001831EF" w:rsidDel="00B53228" w:rsidRDefault="00000000">
            <w:pPr>
              <w:spacing w:line="360" w:lineRule="auto"/>
              <w:ind w:left="48" w:right="-52"/>
              <w:jc w:val="center"/>
              <w:rPr>
                <w:del w:id="1012" w:author="Hilarion Del Olmo" w:date="2026-08-11T12:56:00Z" w16du:dateUtc="2026-08-11T15:56:00Z"/>
                <w:sz w:val="20"/>
                <w:szCs w:val="20"/>
              </w:rPr>
            </w:pPr>
            <w:ins w:id="1013" w:author="HDO" w:date="2026-08-11T11:59:00Z" w16du:dateUtc="2026-08-11T14:59:00Z">
              <w:del w:id="1014" w:author="Hilarion Del Olmo" w:date="2026-08-11T12:56:00Z" w16du:dateUtc="2026-08-11T15:56:00Z">
                <w:r w:rsidDel="00B53228">
                  <w:rPr>
                    <w:sz w:val="20"/>
                    <w:szCs w:val="20"/>
                  </w:rPr>
                  <w:delText>1,5%</w:delText>
                </w:r>
              </w:del>
            </w:ins>
          </w:p>
        </w:tc>
      </w:tr>
      <w:tr w:rsidR="001831EF" w:rsidDel="00B53228" w14:paraId="7D32636A" w14:textId="3D6B089C" w:rsidTr="00B53228">
        <w:trPr>
          <w:trHeight w:val="2056"/>
          <w:del w:id="1015" w:author="Hilarion Del Olmo" w:date="2026-08-11T12:56:00Z" w16du:dateUtc="2026-08-11T15:56:00Z"/>
          <w:trPrChange w:id="1016" w:author="Hilarion Del Olmo" w:date="2026-08-11T12:56:00Z" w16du:dateUtc="2026-08-11T15:56:00Z">
            <w:trPr>
              <w:trHeight w:val="2056"/>
            </w:trPr>
          </w:trPrChange>
        </w:trPr>
        <w:tc>
          <w:tcPr>
            <w:tcW w:w="2425" w:type="dxa"/>
            <w:tcBorders>
              <w:top w:val="single" w:sz="6" w:space="0" w:color="000000"/>
              <w:left w:val="single" w:sz="6" w:space="0" w:color="000000"/>
              <w:bottom w:val="single" w:sz="6" w:space="0" w:color="000000"/>
              <w:right w:val="single" w:sz="6" w:space="0" w:color="000000"/>
            </w:tcBorders>
            <w:vAlign w:val="center"/>
            <w:cellIns w:id="1017" w:author="HDO" w:date="2026-08-11T11:59:00Z"/>
            <w:cellMerge w:id="1018" w:author="HDO" w:date="2026-08-11T11:59:00Z" w:vMerge="cont"/>
            <w:tcPrChange w:id="1019"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cellIns w:id="1020" w:author="HDO" w:date="2026-08-11T11:59:00Z"/>
                <w:cellMerge w:id="1021" w:author="HDO" w:date="2026-08-11T11:59:00Z" w:vMerge="cont"/>
              </w:tcPr>
            </w:tcPrChange>
          </w:tcPr>
          <w:p w14:paraId="606C95E4" w14:textId="6CB7D63D" w:rsidR="001831EF" w:rsidDel="00B53228" w:rsidRDefault="001831EF">
            <w:pPr>
              <w:spacing w:line="360" w:lineRule="auto"/>
              <w:ind w:right="-52"/>
              <w:jc w:val="left"/>
              <w:rPr>
                <w:del w:id="1022" w:author="Hilarion Del Olmo" w:date="2026-08-11T12:56:00Z" w16du:dateUtc="2026-08-11T15:56:00Z"/>
                <w:sz w:val="20"/>
                <w:szCs w:val="20"/>
              </w:rPr>
            </w:pPr>
          </w:p>
        </w:tc>
        <w:tc>
          <w:tcPr>
            <w:tcW w:w="2519" w:type="dxa"/>
            <w:tcBorders>
              <w:top w:val="single" w:sz="6" w:space="0" w:color="000000"/>
              <w:left w:val="single" w:sz="6" w:space="0" w:color="000000"/>
              <w:bottom w:val="single" w:sz="6" w:space="0" w:color="000000"/>
              <w:right w:val="single" w:sz="6" w:space="0" w:color="000000"/>
            </w:tcBorders>
            <w:vAlign w:val="center"/>
            <w:tcPrChange w:id="1023"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tcPr>
            </w:tcPrChange>
          </w:tcPr>
          <w:p w14:paraId="40BF437D" w14:textId="476D85E1" w:rsidR="001831EF" w:rsidDel="00B53228" w:rsidRDefault="00000000">
            <w:pPr>
              <w:spacing w:line="360" w:lineRule="auto"/>
              <w:ind w:right="137"/>
              <w:jc w:val="right"/>
              <w:rPr>
                <w:del w:id="1024" w:author="Hilarion Del Olmo" w:date="2026-08-11T12:56:00Z" w16du:dateUtc="2026-08-11T15:56:00Z"/>
                <w:sz w:val="20"/>
                <w:szCs w:val="20"/>
              </w:rPr>
            </w:pPr>
            <w:ins w:id="1025" w:author="HDO" w:date="2026-08-11T11:59:00Z" w16du:dateUtc="2026-08-11T14:59:00Z">
              <w:del w:id="1026" w:author="Hilarion Del Olmo" w:date="2026-08-11T12:56:00Z" w16du:dateUtc="2026-08-11T15:56:00Z">
                <w:r w:rsidDel="00B53228">
                  <w:rPr>
                    <w:sz w:val="20"/>
                    <w:szCs w:val="20"/>
                  </w:rPr>
                  <w:delText xml:space="preserve">Computo </w:delText>
                </w:r>
                <w:r w:rsidR="000B148F" w:rsidDel="00B53228">
                  <w:rPr>
                    <w:sz w:val="20"/>
                    <w:szCs w:val="20"/>
                  </w:rPr>
                  <w:delText>M</w:delText>
                </w:r>
                <w:r w:rsidDel="00B53228">
                  <w:rPr>
                    <w:sz w:val="20"/>
                    <w:szCs w:val="20"/>
                  </w:rPr>
                  <w:delText>áximo del crédito adicional generado por biodiesel de segunda generación adjudicado en el Segmento Competitivo No Integradas (conforme art. 14)</w:delText>
                </w:r>
              </w:del>
            </w:ins>
            <w:moveFromRangeStart w:id="1027" w:author="HDO" w:date="2026-08-11T11:59:00Z" w:name="move237341972"/>
            <w:moveFrom w:id="1028" w:author="HDO" w:date="2026-08-11T11:59:00Z" w16du:dateUtc="2026-08-11T14:59:00Z">
              <w:del w:id="1029" w:author="Hilarion Del Olmo" w:date="2026-08-11T12:56:00Z" w16du:dateUtc="2026-08-11T15:56:00Z">
                <w:r w:rsidDel="00B53228">
                  <w:rPr>
                    <w:sz w:val="20"/>
                    <w:szCs w:val="20"/>
                  </w:rPr>
                  <w:delText>Cómputo Máximo de Co-procesamiento</w:delText>
                </w:r>
              </w:del>
            </w:moveFrom>
            <w:moveFromRangeEnd w:id="1027"/>
            <w:del w:id="1030" w:author="Hilarion Del Olmo" w:date="2026-08-11T12:56:00Z" w16du:dateUtc="2026-08-11T15:56:00Z">
              <w:r w:rsidDel="00B53228">
                <w:rPr>
                  <w:sz w:val="16"/>
                </w:rPr>
                <w:delText xml:space="preserve"> mezcladores</w:delText>
              </w:r>
            </w:del>
          </w:p>
        </w:tc>
        <w:tc>
          <w:tcPr>
            <w:tcW w:w="1201" w:type="dxa"/>
            <w:tcBorders>
              <w:top w:val="single" w:sz="6" w:space="0" w:color="000000"/>
              <w:left w:val="single" w:sz="6" w:space="0" w:color="000000"/>
              <w:bottom w:val="single" w:sz="6" w:space="0" w:color="000000"/>
              <w:right w:val="single" w:sz="6" w:space="0" w:color="000000"/>
            </w:tcBorders>
            <w:vAlign w:val="center"/>
            <w:tcPrChange w:id="1031"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048CEF53" w14:textId="0DA891A0" w:rsidR="001831EF" w:rsidDel="00B53228" w:rsidRDefault="00000000">
            <w:pPr>
              <w:spacing w:line="360" w:lineRule="auto"/>
              <w:ind w:left="144" w:right="-52" w:hanging="8"/>
              <w:jc w:val="center"/>
              <w:rPr>
                <w:del w:id="1032" w:author="Hilarion Del Olmo" w:date="2026-08-11T12:56:00Z" w16du:dateUtc="2026-08-11T15:56:00Z"/>
                <w:sz w:val="20"/>
                <w:szCs w:val="20"/>
              </w:rPr>
            </w:pPr>
            <w:del w:id="1033" w:author="Hilarion Del Olmo" w:date="2026-08-11T12:56:00Z" w16du:dateUtc="2026-08-11T15:56:00Z">
              <w:r w:rsidDel="00B53228">
                <w:rPr>
                  <w:sz w:val="20"/>
                  <w:szCs w:val="20"/>
                </w:rPr>
                <w:delText>0,0%</w:delText>
              </w:r>
            </w:del>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1034"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2DC5FF9F" w14:textId="44FBB293" w:rsidR="001831EF" w:rsidDel="00B53228" w:rsidRDefault="00000000">
            <w:pPr>
              <w:spacing w:line="360" w:lineRule="auto"/>
              <w:ind w:left="48" w:right="-52"/>
              <w:jc w:val="center"/>
              <w:rPr>
                <w:del w:id="1035" w:author="Hilarion Del Olmo" w:date="2026-08-11T12:56:00Z" w16du:dateUtc="2026-08-11T15:56:00Z"/>
                <w:sz w:val="20"/>
                <w:szCs w:val="20"/>
              </w:rPr>
            </w:pPr>
            <w:del w:id="1036" w:author="Hilarion Del Olmo" w:date="2026-08-11T12:56:00Z" w16du:dateUtc="2026-08-11T15:56:00Z">
              <w:r w:rsidDel="00B53228">
                <w:rPr>
                  <w:sz w:val="20"/>
                  <w:szCs w:val="20"/>
                </w:rPr>
                <w:delText>0,5%</w:delText>
              </w:r>
            </w:del>
          </w:p>
        </w:tc>
        <w:tc>
          <w:tcPr>
            <w:tcW w:w="639" w:type="dxa"/>
            <w:tcBorders>
              <w:top w:val="single" w:sz="6" w:space="0" w:color="000000"/>
              <w:left w:val="single" w:sz="6" w:space="0" w:color="000000"/>
              <w:bottom w:val="single" w:sz="6" w:space="0" w:color="000000"/>
              <w:right w:val="single" w:sz="6" w:space="0" w:color="000000"/>
            </w:tcBorders>
            <w:vAlign w:val="center"/>
            <w:tcPrChange w:id="1037"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1FEC40A5" w14:textId="6D088883" w:rsidR="001831EF" w:rsidDel="00B53228" w:rsidRDefault="00000000">
            <w:pPr>
              <w:spacing w:line="360" w:lineRule="auto"/>
              <w:ind w:left="48" w:right="-52"/>
              <w:jc w:val="center"/>
              <w:rPr>
                <w:del w:id="1038" w:author="Hilarion Del Olmo" w:date="2026-08-11T12:56:00Z" w16du:dateUtc="2026-08-11T15:56:00Z"/>
                <w:sz w:val="20"/>
                <w:szCs w:val="20"/>
              </w:rPr>
            </w:pPr>
            <w:del w:id="1039" w:author="Hilarion Del Olmo" w:date="2026-08-11T12:56:00Z" w16du:dateUtc="2026-08-11T15:56:00Z">
              <w:r w:rsidDel="00B53228">
                <w:rPr>
                  <w:sz w:val="20"/>
                  <w:szCs w:val="20"/>
                </w:rPr>
                <w:delText>1,0%</w:delText>
              </w:r>
            </w:del>
          </w:p>
        </w:tc>
        <w:tc>
          <w:tcPr>
            <w:tcW w:w="603" w:type="dxa"/>
            <w:tcBorders>
              <w:top w:val="single" w:sz="6" w:space="0" w:color="000000"/>
              <w:left w:val="single" w:sz="6" w:space="0" w:color="000000"/>
              <w:bottom w:val="single" w:sz="6" w:space="0" w:color="000000"/>
              <w:right w:val="single" w:sz="6" w:space="0" w:color="000000"/>
            </w:tcBorders>
            <w:vAlign w:val="center"/>
            <w:cellIns w:id="1040" w:author="HDO" w:date="2026-08-11T11:59:00Z"/>
            <w:tcPrChange w:id="1041"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cellIns w:id="1042" w:author="HDO" w:date="2026-08-11T11:59:00Z"/>
              </w:tcPr>
            </w:tcPrChange>
          </w:tcPr>
          <w:p w14:paraId="4578B12A" w14:textId="2E541EED" w:rsidR="001831EF" w:rsidDel="00B53228" w:rsidRDefault="00000000">
            <w:pPr>
              <w:spacing w:line="360" w:lineRule="auto"/>
              <w:ind w:left="48" w:right="-52"/>
              <w:jc w:val="center"/>
              <w:rPr>
                <w:del w:id="1043" w:author="Hilarion Del Olmo" w:date="2026-08-11T12:56:00Z" w16du:dateUtc="2026-08-11T15:56:00Z"/>
                <w:sz w:val="20"/>
                <w:szCs w:val="20"/>
              </w:rPr>
            </w:pPr>
            <w:ins w:id="1044" w:author="HDO" w:date="2026-08-11T11:59:00Z" w16du:dateUtc="2026-08-11T14:59:00Z">
              <w:del w:id="1045" w:author="Hilarion Del Olmo" w:date="2026-08-11T12:56:00Z" w16du:dateUtc="2026-08-11T15:56:00Z">
                <w:r w:rsidDel="00B53228">
                  <w:rPr>
                    <w:sz w:val="20"/>
                    <w:szCs w:val="20"/>
                  </w:rPr>
                  <w:delText>1,0%</w:delText>
                </w:r>
              </w:del>
            </w:ins>
          </w:p>
        </w:tc>
        <w:tc>
          <w:tcPr>
            <w:tcW w:w="604" w:type="dxa"/>
            <w:tcBorders>
              <w:top w:val="single" w:sz="6" w:space="0" w:color="000000"/>
              <w:left w:val="single" w:sz="6" w:space="0" w:color="000000"/>
              <w:bottom w:val="single" w:sz="6" w:space="0" w:color="000000"/>
              <w:right w:val="single" w:sz="6" w:space="0" w:color="000000"/>
            </w:tcBorders>
            <w:vAlign w:val="center"/>
            <w:tcPrChange w:id="1046" w:author="Hilarion Del Olmo" w:date="2026-08-11T12:56:00Z" w16du:dateUtc="2026-08-11T15:56:00Z">
              <w:tcPr>
                <w:tcW w:w="709" w:type="dxa"/>
                <w:tcBorders>
                  <w:top w:val="single" w:sz="6" w:space="0" w:color="000000"/>
                  <w:left w:val="single" w:sz="6" w:space="0" w:color="000000"/>
                  <w:bottom w:val="single" w:sz="6" w:space="0" w:color="000000"/>
                  <w:right w:val="single" w:sz="6" w:space="0" w:color="000000"/>
                </w:tcBorders>
                <w:vAlign w:val="center"/>
              </w:tcPr>
            </w:tcPrChange>
          </w:tcPr>
          <w:p w14:paraId="42316D14" w14:textId="064659EA" w:rsidR="001831EF" w:rsidDel="00B53228" w:rsidRDefault="00000000">
            <w:pPr>
              <w:spacing w:line="360" w:lineRule="auto"/>
              <w:ind w:left="48" w:right="-52"/>
              <w:jc w:val="center"/>
              <w:rPr>
                <w:del w:id="1047" w:author="Hilarion Del Olmo" w:date="2026-08-11T12:56:00Z" w16du:dateUtc="2026-08-11T15:56:00Z"/>
                <w:sz w:val="20"/>
                <w:szCs w:val="20"/>
              </w:rPr>
            </w:pPr>
            <w:del w:id="1048" w:author="Hilarion Del Olmo" w:date="2026-08-11T12:56:00Z" w16du:dateUtc="2026-08-11T15:56:00Z">
              <w:r w:rsidDel="00B53228">
                <w:rPr>
                  <w:sz w:val="20"/>
                  <w:szCs w:val="20"/>
                </w:rPr>
                <w:delText>1,5%</w:delText>
              </w:r>
            </w:del>
          </w:p>
        </w:tc>
        <w:tc>
          <w:tcPr>
            <w:tcW w:w="724" w:type="dxa"/>
            <w:tcBorders>
              <w:top w:val="single" w:sz="6" w:space="0" w:color="000000"/>
              <w:left w:val="single" w:sz="6" w:space="0" w:color="000000"/>
              <w:bottom w:val="single" w:sz="6" w:space="0" w:color="000000"/>
              <w:right w:val="single" w:sz="6" w:space="0" w:color="000000"/>
            </w:tcBorders>
            <w:cellDel w:id="1049" w:author="HDO" w:date="2026-08-11T11:59:00Z"/>
            <w:tcPrChange w:id="1050" w:author="Hilarion Del Olmo" w:date="2026-08-11T12:56:00Z" w16du:dateUtc="2026-08-11T15:56:00Z">
              <w:tcPr>
                <w:tcW w:w="851" w:type="dxa"/>
                <w:tcBorders>
                  <w:top w:val="single" w:sz="6" w:space="0" w:color="000000"/>
                  <w:left w:val="single" w:sz="6" w:space="0" w:color="000000"/>
                  <w:bottom w:val="single" w:sz="6" w:space="0" w:color="000000"/>
                  <w:right w:val="single" w:sz="6" w:space="0" w:color="000000"/>
                </w:tcBorders>
                <w:cellDel w:id="1051" w:author="HDO" w:date="2026-08-11T11:59:00Z"/>
              </w:tcPr>
            </w:tcPrChange>
          </w:tcPr>
          <w:p w14:paraId="00BC011C" w14:textId="56C7789D" w:rsidR="00000000" w:rsidDel="00B53228" w:rsidRDefault="00000000" w:rsidP="001B12CB">
            <w:pPr>
              <w:spacing w:line="360" w:lineRule="auto"/>
              <w:ind w:right="-52"/>
              <w:jc w:val="center"/>
              <w:rPr>
                <w:del w:id="1052" w:author="Hilarion Del Olmo" w:date="2026-08-11T12:56:00Z" w16du:dateUtc="2026-08-11T15:56:00Z"/>
                <w:sz w:val="16"/>
              </w:rPr>
            </w:pPr>
            <w:del w:id="1053" w:author="Hilarion Del Olmo" w:date="2026-08-11T12:56:00Z" w16du:dateUtc="2026-08-11T15:56:00Z">
              <w:r w:rsidDel="00B53228">
                <w:rPr>
                  <w:sz w:val="16"/>
                </w:rPr>
                <w:delText>2,0%</w:delText>
              </w:r>
            </w:del>
          </w:p>
        </w:tc>
      </w:tr>
      <w:tr w:rsidR="001831EF" w:rsidDel="00B53228" w14:paraId="079AAF50" w14:textId="48D5DF27" w:rsidTr="00B53228">
        <w:trPr>
          <w:trHeight w:val="1454"/>
          <w:ins w:id="1054" w:author="HDO" w:date="2026-08-11T11:59:00Z" w16du:dateUtc="2026-08-11T14:59:00Z"/>
          <w:del w:id="1055" w:author="Hilarion Del Olmo" w:date="2026-08-11T12:56:00Z" w16du:dateUtc="2026-08-11T15:56:00Z"/>
          <w:trPrChange w:id="1056" w:author="Hilarion Del Olmo" w:date="2026-08-11T12:56:00Z" w16du:dateUtc="2026-08-11T15:56:00Z">
            <w:trPr>
              <w:trHeight w:val="1454"/>
            </w:trPr>
          </w:trPrChange>
        </w:trPr>
        <w:tc>
          <w:tcPr>
            <w:tcW w:w="2425" w:type="dxa"/>
            <w:tcBorders>
              <w:top w:val="single" w:sz="6" w:space="0" w:color="000000"/>
              <w:left w:val="single" w:sz="6" w:space="0" w:color="000000"/>
              <w:bottom w:val="single" w:sz="6" w:space="0" w:color="000000"/>
              <w:right w:val="single" w:sz="6" w:space="0" w:color="000000"/>
            </w:tcBorders>
            <w:vAlign w:val="center"/>
            <w:cellMerge w:id="1057" w:author="HDO" w:date="2026-08-11T11:59:00Z" w:vMerge="cont"/>
            <w:tcPrChange w:id="1058"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cellMerge w:id="1059" w:author="HDO" w:date="2026-08-11T11:59:00Z" w:vMerge="cont"/>
              </w:tcPr>
            </w:tcPrChange>
          </w:tcPr>
          <w:p w14:paraId="111CE0D5" w14:textId="4E361FE3" w:rsidR="001831EF" w:rsidDel="00B53228" w:rsidRDefault="001831EF">
            <w:pPr>
              <w:spacing w:line="360" w:lineRule="auto"/>
              <w:ind w:right="-52"/>
              <w:jc w:val="left"/>
              <w:rPr>
                <w:ins w:id="1060" w:author="HDO" w:date="2026-08-11T11:59:00Z" w16du:dateUtc="2026-08-11T14:59:00Z"/>
                <w:del w:id="1061" w:author="Hilarion Del Olmo" w:date="2026-08-11T12:56:00Z" w16du:dateUtc="2026-08-11T15:56:00Z"/>
                <w:sz w:val="20"/>
                <w:szCs w:val="20"/>
              </w:rPr>
            </w:pPr>
          </w:p>
        </w:tc>
        <w:tc>
          <w:tcPr>
            <w:tcW w:w="2519" w:type="dxa"/>
            <w:tcBorders>
              <w:top w:val="single" w:sz="6" w:space="0" w:color="000000"/>
              <w:left w:val="single" w:sz="6" w:space="0" w:color="000000"/>
              <w:bottom w:val="single" w:sz="6" w:space="0" w:color="000000"/>
              <w:right w:val="single" w:sz="6" w:space="0" w:color="000000"/>
            </w:tcBorders>
            <w:vAlign w:val="center"/>
            <w:tcPrChange w:id="1062"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tcPr>
            </w:tcPrChange>
          </w:tcPr>
          <w:p w14:paraId="1BEA0081" w14:textId="75AF1B0B" w:rsidR="001831EF" w:rsidDel="00B53228" w:rsidRDefault="00000000">
            <w:pPr>
              <w:spacing w:line="360" w:lineRule="auto"/>
              <w:ind w:right="137"/>
              <w:jc w:val="right"/>
              <w:rPr>
                <w:ins w:id="1063" w:author="HDO" w:date="2026-08-11T11:59:00Z" w16du:dateUtc="2026-08-11T14:59:00Z"/>
                <w:del w:id="1064" w:author="Hilarion Del Olmo" w:date="2026-08-11T12:56:00Z" w16du:dateUtc="2026-08-11T15:56:00Z"/>
                <w:sz w:val="20"/>
                <w:szCs w:val="20"/>
              </w:rPr>
            </w:pPr>
            <w:ins w:id="1065" w:author="HDO" w:date="2026-08-11T11:59:00Z" w16du:dateUtc="2026-08-11T14:59:00Z">
              <w:del w:id="1066" w:author="Hilarion Del Olmo" w:date="2026-08-11T12:56:00Z" w16du:dateUtc="2026-08-11T15:56:00Z">
                <w:r w:rsidDel="00B53228">
                  <w:rPr>
                    <w:sz w:val="20"/>
                    <w:szCs w:val="20"/>
                  </w:rPr>
                  <w:delText xml:space="preserve">Cómputo </w:delText>
                </w:r>
                <w:r w:rsidR="000B148F" w:rsidDel="00B53228">
                  <w:rPr>
                    <w:sz w:val="20"/>
                    <w:szCs w:val="20"/>
                  </w:rPr>
                  <w:delText>M</w:delText>
                </w:r>
                <w:r w:rsidDel="00B53228">
                  <w:rPr>
                    <w:sz w:val="20"/>
                    <w:szCs w:val="20"/>
                  </w:rPr>
                  <w:delText xml:space="preserve">ínimo Biodiesel </w:delText>
                </w:r>
                <w:r w:rsidR="000B148F" w:rsidDel="00B53228">
                  <w:rPr>
                    <w:sz w:val="20"/>
                    <w:szCs w:val="20"/>
                  </w:rPr>
                  <w:delText xml:space="preserve">primera </w:delText>
                </w:r>
              </w:del>
            </w:ins>
          </w:p>
        </w:tc>
        <w:tc>
          <w:tcPr>
            <w:tcW w:w="1201" w:type="dxa"/>
            <w:tcBorders>
              <w:top w:val="single" w:sz="6" w:space="0" w:color="000000"/>
              <w:left w:val="single" w:sz="6" w:space="0" w:color="000000"/>
              <w:bottom w:val="single" w:sz="6" w:space="0" w:color="000000"/>
              <w:right w:val="single" w:sz="6" w:space="0" w:color="000000"/>
            </w:tcBorders>
            <w:vAlign w:val="center"/>
            <w:tcPrChange w:id="1067"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7B222662" w14:textId="6D4544FB" w:rsidR="001831EF" w:rsidDel="00B53228" w:rsidRDefault="00000000">
            <w:pPr>
              <w:spacing w:line="360" w:lineRule="auto"/>
              <w:ind w:left="144" w:right="-52" w:hanging="8"/>
              <w:jc w:val="center"/>
              <w:rPr>
                <w:ins w:id="1068" w:author="HDO" w:date="2026-08-11T11:59:00Z" w16du:dateUtc="2026-08-11T14:59:00Z"/>
                <w:del w:id="1069" w:author="Hilarion Del Olmo" w:date="2026-08-11T12:56:00Z" w16du:dateUtc="2026-08-11T15:56:00Z"/>
                <w:sz w:val="20"/>
                <w:szCs w:val="20"/>
              </w:rPr>
            </w:pPr>
            <w:ins w:id="1070" w:author="HDO" w:date="2026-08-11T11:59:00Z" w16du:dateUtc="2026-08-11T14:59:00Z">
              <w:del w:id="1071" w:author="Hilarion Del Olmo" w:date="2026-08-11T12:56:00Z" w16du:dateUtc="2026-08-11T15:56:00Z">
                <w:r w:rsidDel="00B53228">
                  <w:rPr>
                    <w:sz w:val="20"/>
                    <w:szCs w:val="20"/>
                  </w:rPr>
                  <w:delText>0,0%</w:delText>
                </w:r>
              </w:del>
            </w:ins>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1072"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68276F6A" w14:textId="27D691FF" w:rsidR="001831EF" w:rsidDel="00B53228" w:rsidRDefault="00000000">
            <w:pPr>
              <w:spacing w:line="360" w:lineRule="auto"/>
              <w:ind w:left="48" w:right="-52"/>
              <w:jc w:val="center"/>
              <w:rPr>
                <w:ins w:id="1073" w:author="HDO" w:date="2026-08-11T11:59:00Z" w16du:dateUtc="2026-08-11T14:59:00Z"/>
                <w:del w:id="1074" w:author="Hilarion Del Olmo" w:date="2026-08-11T12:56:00Z" w16du:dateUtc="2026-08-11T15:56:00Z"/>
                <w:sz w:val="20"/>
                <w:szCs w:val="20"/>
              </w:rPr>
            </w:pPr>
            <w:ins w:id="1075" w:author="HDO" w:date="2026-08-11T11:59:00Z" w16du:dateUtc="2026-08-11T14:59:00Z">
              <w:del w:id="1076" w:author="Hilarion Del Olmo" w:date="2026-08-11T12:56:00Z" w16du:dateUtc="2026-08-11T15:56:00Z">
                <w:r w:rsidDel="00B53228">
                  <w:rPr>
                    <w:sz w:val="20"/>
                    <w:szCs w:val="20"/>
                  </w:rPr>
                  <w:delText>2,5%</w:delText>
                </w:r>
              </w:del>
            </w:ins>
          </w:p>
        </w:tc>
        <w:tc>
          <w:tcPr>
            <w:tcW w:w="639" w:type="dxa"/>
            <w:tcBorders>
              <w:top w:val="single" w:sz="6" w:space="0" w:color="000000"/>
              <w:left w:val="single" w:sz="6" w:space="0" w:color="000000"/>
              <w:bottom w:val="single" w:sz="6" w:space="0" w:color="000000"/>
              <w:right w:val="single" w:sz="6" w:space="0" w:color="000000"/>
            </w:tcBorders>
            <w:vAlign w:val="center"/>
            <w:tcPrChange w:id="1077"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4BEA326A" w14:textId="6CF60C81" w:rsidR="001831EF" w:rsidDel="00B53228" w:rsidRDefault="00000000">
            <w:pPr>
              <w:spacing w:line="360" w:lineRule="auto"/>
              <w:ind w:left="48" w:right="-52"/>
              <w:jc w:val="center"/>
              <w:rPr>
                <w:ins w:id="1078" w:author="HDO" w:date="2026-08-11T11:59:00Z" w16du:dateUtc="2026-08-11T14:59:00Z"/>
                <w:del w:id="1079" w:author="Hilarion Del Olmo" w:date="2026-08-11T12:56:00Z" w16du:dateUtc="2026-08-11T15:56:00Z"/>
                <w:sz w:val="20"/>
                <w:szCs w:val="20"/>
              </w:rPr>
            </w:pPr>
            <w:ins w:id="1080" w:author="HDO" w:date="2026-08-11T11:59:00Z" w16du:dateUtc="2026-08-11T14:59:00Z">
              <w:del w:id="1081" w:author="Hilarion Del Olmo" w:date="2026-08-11T12:56:00Z" w16du:dateUtc="2026-08-11T15:56:00Z">
                <w:r w:rsidDel="00B53228">
                  <w:rPr>
                    <w:sz w:val="20"/>
                    <w:szCs w:val="20"/>
                  </w:rPr>
                  <w:delText>2,5%</w:delText>
                </w:r>
              </w:del>
            </w:ins>
          </w:p>
        </w:tc>
        <w:tc>
          <w:tcPr>
            <w:tcW w:w="603" w:type="dxa"/>
            <w:tcBorders>
              <w:top w:val="single" w:sz="6" w:space="0" w:color="000000"/>
              <w:left w:val="single" w:sz="6" w:space="0" w:color="000000"/>
              <w:bottom w:val="single" w:sz="6" w:space="0" w:color="000000"/>
              <w:right w:val="single" w:sz="6" w:space="0" w:color="000000"/>
            </w:tcBorders>
            <w:vAlign w:val="center"/>
            <w:tcPrChange w:id="1082"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729CDE7A" w14:textId="676F8DD7" w:rsidR="001831EF" w:rsidDel="00B53228" w:rsidRDefault="00000000">
            <w:pPr>
              <w:spacing w:line="360" w:lineRule="auto"/>
              <w:ind w:left="48" w:right="-52"/>
              <w:jc w:val="center"/>
              <w:rPr>
                <w:ins w:id="1083" w:author="HDO" w:date="2026-08-11T11:59:00Z" w16du:dateUtc="2026-08-11T14:59:00Z"/>
                <w:del w:id="1084" w:author="Hilarion Del Olmo" w:date="2026-08-11T12:56:00Z" w16du:dateUtc="2026-08-11T15:56:00Z"/>
                <w:sz w:val="20"/>
                <w:szCs w:val="20"/>
              </w:rPr>
            </w:pPr>
            <w:ins w:id="1085" w:author="HDO" w:date="2026-08-11T11:59:00Z" w16du:dateUtc="2026-08-11T14:59:00Z">
              <w:del w:id="1086" w:author="Hilarion Del Olmo" w:date="2026-08-11T12:56:00Z" w16du:dateUtc="2026-08-11T15:56:00Z">
                <w:r w:rsidDel="00B53228">
                  <w:rPr>
                    <w:sz w:val="20"/>
                    <w:szCs w:val="20"/>
                  </w:rPr>
                  <w:delText>3,0%</w:delText>
                </w:r>
              </w:del>
            </w:ins>
          </w:p>
        </w:tc>
        <w:tc>
          <w:tcPr>
            <w:tcW w:w="1328" w:type="dxa"/>
            <w:gridSpan w:val="2"/>
            <w:tcBorders>
              <w:top w:val="single" w:sz="6" w:space="0" w:color="000000"/>
              <w:left w:val="single" w:sz="6" w:space="0" w:color="000000"/>
              <w:bottom w:val="single" w:sz="6" w:space="0" w:color="000000"/>
              <w:right w:val="single" w:sz="6" w:space="0" w:color="000000"/>
            </w:tcBorders>
            <w:vAlign w:val="center"/>
            <w:tcPrChange w:id="1087"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070FE396" w14:textId="70C4CC13" w:rsidR="001831EF" w:rsidDel="00B53228" w:rsidRDefault="00000000">
            <w:pPr>
              <w:spacing w:line="360" w:lineRule="auto"/>
              <w:ind w:left="48" w:right="-52"/>
              <w:jc w:val="center"/>
              <w:rPr>
                <w:ins w:id="1088" w:author="HDO" w:date="2026-08-11T11:59:00Z" w16du:dateUtc="2026-08-11T14:59:00Z"/>
                <w:del w:id="1089" w:author="Hilarion Del Olmo" w:date="2026-08-11T12:56:00Z" w16du:dateUtc="2026-08-11T15:56:00Z"/>
                <w:sz w:val="20"/>
                <w:szCs w:val="20"/>
              </w:rPr>
            </w:pPr>
            <w:ins w:id="1090" w:author="HDO" w:date="2026-08-11T11:59:00Z" w16du:dateUtc="2026-08-11T14:59:00Z">
              <w:del w:id="1091" w:author="Hilarion Del Olmo" w:date="2026-08-11T12:56:00Z" w16du:dateUtc="2026-08-11T15:56:00Z">
                <w:r w:rsidDel="00B53228">
                  <w:rPr>
                    <w:sz w:val="20"/>
                    <w:szCs w:val="20"/>
                  </w:rPr>
                  <w:delText>4,0%</w:delText>
                </w:r>
              </w:del>
            </w:ins>
          </w:p>
        </w:tc>
      </w:tr>
      <w:tr w:rsidR="001831EF" w:rsidDel="00B53228" w14:paraId="35C9A47F" w14:textId="00B9558E" w:rsidTr="00B53228">
        <w:trPr>
          <w:trHeight w:val="1013"/>
          <w:ins w:id="1092" w:author="HDO" w:date="2026-08-11T11:59:00Z" w16du:dateUtc="2026-08-11T14:59:00Z"/>
          <w:del w:id="1093" w:author="Hilarion Del Olmo" w:date="2026-08-11T12:56:00Z" w16du:dateUtc="2026-08-11T15:56:00Z"/>
          <w:trPrChange w:id="1094" w:author="Hilarion Del Olmo" w:date="2026-08-11T12:56:00Z" w16du:dateUtc="2026-08-11T15:56:00Z">
            <w:trPr>
              <w:trHeight w:val="1013"/>
            </w:trPr>
          </w:trPrChange>
        </w:trPr>
        <w:tc>
          <w:tcPr>
            <w:tcW w:w="2425" w:type="dxa"/>
            <w:tcBorders>
              <w:top w:val="single" w:sz="6" w:space="0" w:color="000000"/>
              <w:left w:val="single" w:sz="6" w:space="0" w:color="000000"/>
              <w:bottom w:val="single" w:sz="6" w:space="0" w:color="000000"/>
              <w:right w:val="single" w:sz="6" w:space="0" w:color="000000"/>
            </w:tcBorders>
            <w:vAlign w:val="center"/>
            <w:cellMerge w:id="1095" w:author="HDO" w:date="2026-08-11T11:59:00Z" w:vMerge="cont"/>
            <w:tcPrChange w:id="1096"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cellMerge w:id="1097" w:author="HDO" w:date="2026-08-11T11:59:00Z" w:vMerge="cont"/>
              </w:tcPr>
            </w:tcPrChange>
          </w:tcPr>
          <w:p w14:paraId="54443DEB" w14:textId="4FDEA45F" w:rsidR="001831EF" w:rsidDel="00B53228" w:rsidRDefault="001831EF">
            <w:pPr>
              <w:spacing w:line="360" w:lineRule="auto"/>
              <w:ind w:right="-52"/>
              <w:jc w:val="left"/>
              <w:rPr>
                <w:ins w:id="1098" w:author="HDO" w:date="2026-08-11T11:59:00Z" w16du:dateUtc="2026-08-11T14:59:00Z"/>
                <w:del w:id="1099" w:author="Hilarion Del Olmo" w:date="2026-08-11T12:56:00Z" w16du:dateUtc="2026-08-11T15:56:00Z"/>
                <w:sz w:val="20"/>
                <w:szCs w:val="20"/>
              </w:rPr>
            </w:pPr>
          </w:p>
        </w:tc>
        <w:tc>
          <w:tcPr>
            <w:tcW w:w="2519" w:type="dxa"/>
            <w:tcBorders>
              <w:top w:val="single" w:sz="6" w:space="0" w:color="000000"/>
              <w:left w:val="single" w:sz="6" w:space="0" w:color="000000"/>
              <w:bottom w:val="single" w:sz="6" w:space="0" w:color="000000"/>
              <w:right w:val="single" w:sz="6" w:space="0" w:color="000000"/>
            </w:tcBorders>
            <w:vAlign w:val="center"/>
            <w:tcPrChange w:id="1100"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tcPr>
            </w:tcPrChange>
          </w:tcPr>
          <w:p w14:paraId="59084081" w14:textId="6CC151B7" w:rsidR="001831EF" w:rsidDel="00B53228" w:rsidRDefault="00000000">
            <w:pPr>
              <w:spacing w:line="360" w:lineRule="auto"/>
              <w:ind w:right="-52"/>
              <w:rPr>
                <w:ins w:id="1101" w:author="HDO" w:date="2026-08-11T11:59:00Z" w16du:dateUtc="2026-08-11T14:59:00Z"/>
                <w:del w:id="1102" w:author="Hilarion Del Olmo" w:date="2026-08-11T12:56:00Z" w16du:dateUtc="2026-08-11T15:56:00Z"/>
                <w:sz w:val="20"/>
                <w:szCs w:val="20"/>
              </w:rPr>
            </w:pPr>
            <w:ins w:id="1103" w:author="HDO" w:date="2026-08-11T11:59:00Z" w16du:dateUtc="2026-08-11T14:59:00Z">
              <w:del w:id="1104" w:author="Hilarion Del Olmo" w:date="2026-08-11T12:56:00Z" w16du:dateUtc="2026-08-11T15:56:00Z">
                <w:r w:rsidDel="00B53228">
                  <w:rPr>
                    <w:sz w:val="20"/>
                    <w:szCs w:val="20"/>
                  </w:rPr>
                  <w:delText>Total Segmento</w:delText>
                </w:r>
              </w:del>
            </w:ins>
          </w:p>
        </w:tc>
        <w:tc>
          <w:tcPr>
            <w:tcW w:w="1201" w:type="dxa"/>
            <w:tcBorders>
              <w:top w:val="single" w:sz="6" w:space="0" w:color="000000"/>
              <w:left w:val="single" w:sz="6" w:space="0" w:color="000000"/>
              <w:bottom w:val="single" w:sz="6" w:space="0" w:color="000000"/>
              <w:right w:val="single" w:sz="6" w:space="0" w:color="000000"/>
            </w:tcBorders>
            <w:vAlign w:val="center"/>
            <w:tcPrChange w:id="1105"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2C9F706D" w14:textId="01BF1F6B" w:rsidR="001831EF" w:rsidDel="00B53228" w:rsidRDefault="00000000">
            <w:pPr>
              <w:spacing w:line="360" w:lineRule="auto"/>
              <w:ind w:left="144" w:right="-52" w:hanging="8"/>
              <w:jc w:val="center"/>
              <w:rPr>
                <w:ins w:id="1106" w:author="HDO" w:date="2026-08-11T11:59:00Z" w16du:dateUtc="2026-08-11T14:59:00Z"/>
                <w:del w:id="1107" w:author="Hilarion Del Olmo" w:date="2026-08-11T12:56:00Z" w16du:dateUtc="2026-08-11T15:56:00Z"/>
                <w:sz w:val="20"/>
                <w:szCs w:val="20"/>
              </w:rPr>
            </w:pPr>
            <w:ins w:id="1108" w:author="HDO" w:date="2026-08-11T11:59:00Z" w16du:dateUtc="2026-08-11T14:59:00Z">
              <w:del w:id="1109" w:author="Hilarion Del Olmo" w:date="2026-08-11T12:56:00Z" w16du:dateUtc="2026-08-11T15:56:00Z">
                <w:r w:rsidDel="00B53228">
                  <w:rPr>
                    <w:sz w:val="20"/>
                    <w:szCs w:val="20"/>
                  </w:rPr>
                  <w:delText>0,0%</w:delText>
                </w:r>
              </w:del>
            </w:ins>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1110"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7BA8DE16" w14:textId="51AFB327" w:rsidR="001831EF" w:rsidDel="00B53228" w:rsidRDefault="00000000">
            <w:pPr>
              <w:spacing w:line="360" w:lineRule="auto"/>
              <w:ind w:left="48" w:right="-52"/>
              <w:jc w:val="center"/>
              <w:rPr>
                <w:ins w:id="1111" w:author="HDO" w:date="2026-08-11T11:59:00Z" w16du:dateUtc="2026-08-11T14:59:00Z"/>
                <w:del w:id="1112" w:author="Hilarion Del Olmo" w:date="2026-08-11T12:56:00Z" w16du:dateUtc="2026-08-11T15:56:00Z"/>
                <w:sz w:val="20"/>
                <w:szCs w:val="20"/>
              </w:rPr>
            </w:pPr>
            <w:ins w:id="1113" w:author="HDO" w:date="2026-08-11T11:59:00Z" w16du:dateUtc="2026-08-11T14:59:00Z">
              <w:del w:id="1114" w:author="Hilarion Del Olmo" w:date="2026-08-11T12:56:00Z" w16du:dateUtc="2026-08-11T15:56:00Z">
                <w:r w:rsidDel="00B53228">
                  <w:rPr>
                    <w:sz w:val="20"/>
                    <w:szCs w:val="20"/>
                  </w:rPr>
                  <w:delText>3,5%</w:delText>
                </w:r>
              </w:del>
            </w:ins>
          </w:p>
        </w:tc>
        <w:tc>
          <w:tcPr>
            <w:tcW w:w="639" w:type="dxa"/>
            <w:tcBorders>
              <w:top w:val="single" w:sz="6" w:space="0" w:color="000000"/>
              <w:left w:val="single" w:sz="6" w:space="0" w:color="000000"/>
              <w:bottom w:val="single" w:sz="6" w:space="0" w:color="000000"/>
              <w:right w:val="single" w:sz="6" w:space="0" w:color="000000"/>
            </w:tcBorders>
            <w:vAlign w:val="center"/>
            <w:tcPrChange w:id="1115"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185CDFB1" w14:textId="20697BDD" w:rsidR="001831EF" w:rsidDel="00B53228" w:rsidRDefault="00000000">
            <w:pPr>
              <w:spacing w:line="360" w:lineRule="auto"/>
              <w:ind w:left="48" w:right="-52"/>
              <w:jc w:val="center"/>
              <w:rPr>
                <w:ins w:id="1116" w:author="HDO" w:date="2026-08-11T11:59:00Z" w16du:dateUtc="2026-08-11T14:59:00Z"/>
                <w:del w:id="1117" w:author="Hilarion Del Olmo" w:date="2026-08-11T12:56:00Z" w16du:dateUtc="2026-08-11T15:56:00Z"/>
                <w:sz w:val="20"/>
                <w:szCs w:val="20"/>
              </w:rPr>
            </w:pPr>
            <w:ins w:id="1118" w:author="HDO" w:date="2026-08-11T11:59:00Z" w16du:dateUtc="2026-08-11T14:59:00Z">
              <w:del w:id="1119" w:author="Hilarion Del Olmo" w:date="2026-08-11T12:56:00Z" w16du:dateUtc="2026-08-11T15:56:00Z">
                <w:r w:rsidDel="00B53228">
                  <w:rPr>
                    <w:sz w:val="20"/>
                    <w:szCs w:val="20"/>
                  </w:rPr>
                  <w:delText>4,5%</w:delText>
                </w:r>
              </w:del>
            </w:ins>
          </w:p>
        </w:tc>
        <w:tc>
          <w:tcPr>
            <w:tcW w:w="603" w:type="dxa"/>
            <w:tcBorders>
              <w:top w:val="single" w:sz="6" w:space="0" w:color="000000"/>
              <w:left w:val="single" w:sz="6" w:space="0" w:color="000000"/>
              <w:bottom w:val="single" w:sz="6" w:space="0" w:color="000000"/>
              <w:right w:val="single" w:sz="6" w:space="0" w:color="000000"/>
            </w:tcBorders>
            <w:vAlign w:val="center"/>
            <w:tcPrChange w:id="1120"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3DFE39C8" w14:textId="61F96D8A" w:rsidR="001831EF" w:rsidDel="00B53228" w:rsidRDefault="00000000">
            <w:pPr>
              <w:spacing w:line="360" w:lineRule="auto"/>
              <w:ind w:left="48" w:right="-52"/>
              <w:jc w:val="center"/>
              <w:rPr>
                <w:ins w:id="1121" w:author="HDO" w:date="2026-08-11T11:59:00Z" w16du:dateUtc="2026-08-11T14:59:00Z"/>
                <w:del w:id="1122" w:author="Hilarion Del Olmo" w:date="2026-08-11T12:56:00Z" w16du:dateUtc="2026-08-11T15:56:00Z"/>
                <w:sz w:val="20"/>
                <w:szCs w:val="20"/>
              </w:rPr>
            </w:pPr>
            <w:ins w:id="1123" w:author="HDO" w:date="2026-08-11T11:59:00Z" w16du:dateUtc="2026-08-11T14:59:00Z">
              <w:del w:id="1124" w:author="Hilarion Del Olmo" w:date="2026-08-11T12:56:00Z" w16du:dateUtc="2026-08-11T15:56:00Z">
                <w:r w:rsidDel="00B53228">
                  <w:rPr>
                    <w:sz w:val="20"/>
                    <w:szCs w:val="20"/>
                  </w:rPr>
                  <w:delText>5,0%</w:delText>
                </w:r>
              </w:del>
            </w:ins>
          </w:p>
        </w:tc>
        <w:tc>
          <w:tcPr>
            <w:tcW w:w="1328" w:type="dxa"/>
            <w:gridSpan w:val="2"/>
            <w:tcBorders>
              <w:top w:val="single" w:sz="6" w:space="0" w:color="000000"/>
              <w:left w:val="single" w:sz="6" w:space="0" w:color="000000"/>
              <w:bottom w:val="single" w:sz="6" w:space="0" w:color="000000"/>
              <w:right w:val="single" w:sz="6" w:space="0" w:color="000000"/>
            </w:tcBorders>
            <w:vAlign w:val="center"/>
            <w:tcPrChange w:id="1125"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5CFB7523" w14:textId="5B0C44D4" w:rsidR="001831EF" w:rsidDel="00B53228" w:rsidRDefault="00000000">
            <w:pPr>
              <w:spacing w:line="360" w:lineRule="auto"/>
              <w:ind w:left="48" w:right="-52"/>
              <w:jc w:val="center"/>
              <w:rPr>
                <w:ins w:id="1126" w:author="HDO" w:date="2026-08-11T11:59:00Z" w16du:dateUtc="2026-08-11T14:59:00Z"/>
                <w:del w:id="1127" w:author="Hilarion Del Olmo" w:date="2026-08-11T12:56:00Z" w16du:dateUtc="2026-08-11T15:56:00Z"/>
                <w:sz w:val="20"/>
                <w:szCs w:val="20"/>
              </w:rPr>
            </w:pPr>
            <w:ins w:id="1128" w:author="HDO" w:date="2026-08-11T11:59:00Z" w16du:dateUtc="2026-08-11T14:59:00Z">
              <w:del w:id="1129" w:author="Hilarion Del Olmo" w:date="2026-08-11T12:56:00Z" w16du:dateUtc="2026-08-11T15:56:00Z">
                <w:r w:rsidDel="00B53228">
                  <w:rPr>
                    <w:sz w:val="20"/>
                    <w:szCs w:val="20"/>
                  </w:rPr>
                  <w:delText>7,0%</w:delText>
                </w:r>
              </w:del>
            </w:ins>
          </w:p>
        </w:tc>
      </w:tr>
      <w:tr w:rsidR="001831EF" w:rsidDel="00B53228" w14:paraId="5809856A" w14:textId="7F191986" w:rsidTr="00B53228">
        <w:trPr>
          <w:trHeight w:val="808"/>
          <w:del w:id="1130" w:author="Hilarion Del Olmo" w:date="2026-08-11T12:56:00Z" w16du:dateUtc="2026-08-11T15:56:00Z"/>
          <w:trPrChange w:id="1131" w:author="Hilarion Del Olmo" w:date="2026-08-11T12:56:00Z" w16du:dateUtc="2026-08-11T15:56:00Z">
            <w:trPr>
              <w:trHeight w:val="808"/>
            </w:trPr>
          </w:trPrChange>
        </w:trPr>
        <w:tc>
          <w:tcPr>
            <w:tcW w:w="2425" w:type="dxa"/>
            <w:tcBorders>
              <w:top w:val="single" w:sz="6" w:space="0" w:color="000000"/>
              <w:left w:val="single" w:sz="6" w:space="0" w:color="000000"/>
              <w:bottom w:val="single" w:sz="6" w:space="0" w:color="000000"/>
              <w:right w:val="single" w:sz="6" w:space="0" w:color="000000"/>
            </w:tcBorders>
            <w:vAlign w:val="center"/>
            <w:tcPrChange w:id="1132"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tcPr>
            </w:tcPrChange>
          </w:tcPr>
          <w:p w14:paraId="13B85B61" w14:textId="53CE2DE3" w:rsidR="001831EF" w:rsidDel="00B53228" w:rsidRDefault="00000000">
            <w:pPr>
              <w:spacing w:line="360" w:lineRule="auto"/>
              <w:ind w:left="175" w:right="-52"/>
              <w:jc w:val="left"/>
              <w:rPr>
                <w:del w:id="1133" w:author="Hilarion Del Olmo" w:date="2026-08-11T12:56:00Z" w16du:dateUtc="2026-08-11T15:56:00Z"/>
                <w:b/>
                <w:bCs/>
                <w:sz w:val="20"/>
                <w:szCs w:val="20"/>
              </w:rPr>
            </w:pPr>
            <w:del w:id="1134" w:author="Hilarion Del Olmo" w:date="2026-08-11T12:56:00Z" w16du:dateUtc="2026-08-11T15:56:00Z">
              <w:r w:rsidDel="00B53228">
                <w:rPr>
                  <w:b/>
                  <w:bCs/>
                  <w:sz w:val="20"/>
                  <w:szCs w:val="20"/>
                </w:rPr>
                <w:delText>Corte Obligatorio Total</w:delText>
              </w:r>
            </w:del>
          </w:p>
        </w:tc>
        <w:tc>
          <w:tcPr>
            <w:tcW w:w="2519" w:type="dxa"/>
            <w:tcBorders>
              <w:top w:val="single" w:sz="6" w:space="0" w:color="000000"/>
              <w:left w:val="single" w:sz="6" w:space="0" w:color="000000"/>
              <w:bottom w:val="single" w:sz="6" w:space="0" w:color="000000"/>
              <w:right w:val="single" w:sz="6" w:space="0" w:color="000000"/>
            </w:tcBorders>
            <w:vAlign w:val="center"/>
            <w:cellIns w:id="1135" w:author="HDO" w:date="2026-08-11T11:59:00Z"/>
            <w:tcPrChange w:id="1136"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cellIns w:id="1137" w:author="HDO" w:date="2026-08-11T11:59:00Z"/>
              </w:tcPr>
            </w:tcPrChange>
          </w:tcPr>
          <w:p w14:paraId="22965768" w14:textId="27C344A5" w:rsidR="001831EF" w:rsidDel="00B53228" w:rsidRDefault="001831EF">
            <w:pPr>
              <w:spacing w:line="360" w:lineRule="auto"/>
              <w:ind w:right="-52"/>
              <w:rPr>
                <w:del w:id="1138" w:author="Hilarion Del Olmo" w:date="2026-08-11T12:56:00Z" w16du:dateUtc="2026-08-11T15:56:00Z"/>
                <w:b/>
                <w:bCs/>
                <w:sz w:val="20"/>
                <w:szCs w:val="20"/>
              </w:rPr>
            </w:pPr>
          </w:p>
        </w:tc>
        <w:tc>
          <w:tcPr>
            <w:tcW w:w="1201" w:type="dxa"/>
            <w:tcBorders>
              <w:top w:val="single" w:sz="6" w:space="0" w:color="000000"/>
              <w:left w:val="single" w:sz="6" w:space="0" w:color="000000"/>
              <w:bottom w:val="single" w:sz="6" w:space="0" w:color="000000"/>
              <w:right w:val="single" w:sz="6" w:space="0" w:color="000000"/>
            </w:tcBorders>
            <w:vAlign w:val="center"/>
            <w:tcPrChange w:id="1139"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7CA3E8F9" w14:textId="24172FA8" w:rsidR="001831EF" w:rsidDel="00B53228" w:rsidRDefault="00000000">
            <w:pPr>
              <w:spacing w:line="360" w:lineRule="auto"/>
              <w:ind w:left="144" w:right="-52" w:hanging="8"/>
              <w:jc w:val="center"/>
              <w:rPr>
                <w:del w:id="1140" w:author="Hilarion Del Olmo" w:date="2026-08-11T12:56:00Z" w16du:dateUtc="2026-08-11T15:56:00Z"/>
                <w:b/>
                <w:bCs/>
                <w:sz w:val="20"/>
                <w:szCs w:val="20"/>
              </w:rPr>
            </w:pPr>
            <w:del w:id="1141" w:author="Hilarion Del Olmo" w:date="2026-08-11T12:56:00Z" w16du:dateUtc="2026-08-11T15:56:00Z">
              <w:r w:rsidDel="00B53228">
                <w:rPr>
                  <w:b/>
                  <w:bCs/>
                  <w:sz w:val="20"/>
                  <w:szCs w:val="20"/>
                </w:rPr>
                <w:delText>7,5%</w:delText>
              </w:r>
            </w:del>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1142"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372DA180" w14:textId="1E8A9710" w:rsidR="001831EF" w:rsidDel="00B53228" w:rsidRDefault="00000000">
            <w:pPr>
              <w:spacing w:line="360" w:lineRule="auto"/>
              <w:ind w:left="48" w:right="-52"/>
              <w:jc w:val="center"/>
              <w:rPr>
                <w:del w:id="1143" w:author="Hilarion Del Olmo" w:date="2026-08-11T12:56:00Z" w16du:dateUtc="2026-08-11T15:56:00Z"/>
                <w:b/>
                <w:bCs/>
                <w:sz w:val="20"/>
                <w:szCs w:val="20"/>
              </w:rPr>
            </w:pPr>
            <w:del w:id="1144" w:author="Hilarion Del Olmo" w:date="2026-08-11T12:56:00Z" w16du:dateUtc="2026-08-11T15:56:00Z">
              <w:r w:rsidDel="00B53228">
                <w:rPr>
                  <w:b/>
                  <w:bCs/>
                  <w:sz w:val="20"/>
                  <w:szCs w:val="20"/>
                </w:rPr>
                <w:delText>10,0%</w:delText>
              </w:r>
            </w:del>
          </w:p>
        </w:tc>
        <w:tc>
          <w:tcPr>
            <w:tcW w:w="639" w:type="dxa"/>
            <w:tcBorders>
              <w:top w:val="single" w:sz="6" w:space="0" w:color="000000"/>
              <w:left w:val="single" w:sz="6" w:space="0" w:color="000000"/>
              <w:bottom w:val="single" w:sz="6" w:space="0" w:color="000000"/>
              <w:right w:val="single" w:sz="6" w:space="0" w:color="000000"/>
            </w:tcBorders>
            <w:vAlign w:val="center"/>
            <w:tcPrChange w:id="1145"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6C998DE1" w14:textId="22C66A5C" w:rsidR="001831EF" w:rsidDel="00B53228" w:rsidRDefault="00000000">
            <w:pPr>
              <w:spacing w:line="360" w:lineRule="auto"/>
              <w:ind w:left="48" w:right="-52"/>
              <w:jc w:val="center"/>
              <w:rPr>
                <w:del w:id="1146" w:author="Hilarion Del Olmo" w:date="2026-08-11T12:56:00Z" w16du:dateUtc="2026-08-11T15:56:00Z"/>
                <w:b/>
                <w:bCs/>
                <w:sz w:val="20"/>
                <w:szCs w:val="20"/>
              </w:rPr>
            </w:pPr>
            <w:del w:id="1147" w:author="Hilarion Del Olmo" w:date="2026-08-11T12:56:00Z" w16du:dateUtc="2026-08-11T15:56:00Z">
              <w:r w:rsidDel="00B53228">
                <w:rPr>
                  <w:b/>
                  <w:bCs/>
                  <w:sz w:val="20"/>
                  <w:szCs w:val="20"/>
                </w:rPr>
                <w:delText>10,0%</w:delText>
              </w:r>
            </w:del>
          </w:p>
        </w:tc>
        <w:tc>
          <w:tcPr>
            <w:tcW w:w="603" w:type="dxa"/>
            <w:tcBorders>
              <w:top w:val="single" w:sz="6" w:space="0" w:color="000000"/>
              <w:left w:val="single" w:sz="6" w:space="0" w:color="000000"/>
              <w:bottom w:val="single" w:sz="6" w:space="0" w:color="000000"/>
              <w:right w:val="single" w:sz="6" w:space="0" w:color="000000"/>
            </w:tcBorders>
            <w:vAlign w:val="center"/>
            <w:tcPrChange w:id="1148"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59E4DD88" w14:textId="4330247E" w:rsidR="001831EF" w:rsidDel="00B53228" w:rsidRDefault="00000000">
            <w:pPr>
              <w:spacing w:line="360" w:lineRule="auto"/>
              <w:ind w:left="48" w:right="-52"/>
              <w:jc w:val="center"/>
              <w:rPr>
                <w:del w:id="1149" w:author="Hilarion Del Olmo" w:date="2026-08-11T12:56:00Z" w16du:dateUtc="2026-08-11T15:56:00Z"/>
                <w:b/>
                <w:bCs/>
                <w:sz w:val="20"/>
                <w:szCs w:val="20"/>
              </w:rPr>
            </w:pPr>
            <w:del w:id="1150" w:author="Hilarion Del Olmo" w:date="2026-08-11T12:56:00Z" w16du:dateUtc="2026-08-11T15:56:00Z">
              <w:r w:rsidDel="00B53228">
                <w:rPr>
                  <w:b/>
                  <w:bCs/>
                  <w:sz w:val="20"/>
                  <w:szCs w:val="20"/>
                </w:rPr>
                <w:delText>10,0%</w:delText>
              </w:r>
            </w:del>
          </w:p>
        </w:tc>
        <w:tc>
          <w:tcPr>
            <w:tcW w:w="1328" w:type="dxa"/>
            <w:gridSpan w:val="2"/>
            <w:tcBorders>
              <w:top w:val="single" w:sz="6" w:space="0" w:color="000000"/>
              <w:left w:val="single" w:sz="6" w:space="0" w:color="000000"/>
              <w:bottom w:val="single" w:sz="6" w:space="0" w:color="000000"/>
              <w:right w:val="single" w:sz="6" w:space="0" w:color="000000"/>
            </w:tcBorders>
            <w:vAlign w:val="center"/>
            <w:tcPrChange w:id="1151"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3C13A0B8" w14:textId="5996892B" w:rsidR="001831EF" w:rsidDel="00B53228" w:rsidRDefault="00000000">
            <w:pPr>
              <w:spacing w:line="360" w:lineRule="auto"/>
              <w:ind w:left="48" w:right="-52"/>
              <w:jc w:val="center"/>
              <w:rPr>
                <w:del w:id="1152" w:author="Hilarion Del Olmo" w:date="2026-08-11T12:56:00Z" w16du:dateUtc="2026-08-11T15:56:00Z"/>
                <w:b/>
                <w:bCs/>
                <w:sz w:val="20"/>
                <w:szCs w:val="20"/>
              </w:rPr>
            </w:pPr>
            <w:del w:id="1153" w:author="Hilarion Del Olmo" w:date="2026-08-11T12:56:00Z" w16du:dateUtc="2026-08-11T15:56:00Z">
              <w:r w:rsidDel="00B53228">
                <w:rPr>
                  <w:b/>
                  <w:bCs/>
                  <w:sz w:val="20"/>
                  <w:szCs w:val="20"/>
                </w:rPr>
                <w:delText>10</w:delText>
              </w:r>
            </w:del>
            <w:ins w:id="1154" w:author="HDO" w:date="2026-08-11T11:59:00Z" w16du:dateUtc="2026-08-11T14:59:00Z">
              <w:del w:id="1155" w:author="Hilarion Del Olmo" w:date="2026-08-11T12:56:00Z" w16du:dateUtc="2026-08-11T15:56:00Z">
                <w:r w:rsidDel="00B53228">
                  <w:rPr>
                    <w:b/>
                    <w:bCs/>
                    <w:sz w:val="20"/>
                    <w:szCs w:val="20"/>
                  </w:rPr>
                  <w:delText>,0</w:delText>
                </w:r>
              </w:del>
            </w:ins>
            <w:del w:id="1156" w:author="Hilarion Del Olmo" w:date="2026-08-11T12:56:00Z" w16du:dateUtc="2026-08-11T15:56:00Z">
              <w:r w:rsidDel="00B53228">
                <w:rPr>
                  <w:b/>
                  <w:bCs/>
                  <w:sz w:val="20"/>
                  <w:szCs w:val="20"/>
                </w:rPr>
                <w:delText>%</w:delText>
              </w:r>
            </w:del>
          </w:p>
        </w:tc>
      </w:tr>
      <w:tr w:rsidR="001831EF" w:rsidDel="00B53228" w14:paraId="15F11A6C" w14:textId="6B508902" w:rsidTr="00B53228">
        <w:trPr>
          <w:trHeight w:val="1276"/>
          <w:ins w:id="1157" w:author="HDO" w:date="2026-08-11T11:59:00Z" w16du:dateUtc="2026-08-11T14:59:00Z"/>
          <w:del w:id="1158" w:author="Hilarion Del Olmo" w:date="2026-08-11T12:56:00Z" w16du:dateUtc="2026-08-11T15:56:00Z"/>
          <w:trPrChange w:id="1159" w:author="Hilarion Del Olmo" w:date="2026-08-11T12:56:00Z" w16du:dateUtc="2026-08-11T15:56:00Z">
            <w:trPr>
              <w:trHeight w:val="1276"/>
            </w:trPr>
          </w:trPrChange>
        </w:trPr>
        <w:tc>
          <w:tcPr>
            <w:tcW w:w="2425" w:type="dxa"/>
            <w:tcBorders>
              <w:top w:val="single" w:sz="6" w:space="0" w:color="000000"/>
              <w:left w:val="single" w:sz="6" w:space="0" w:color="000000"/>
              <w:bottom w:val="single" w:sz="6" w:space="0" w:color="000000"/>
              <w:right w:val="single" w:sz="6" w:space="0" w:color="000000"/>
            </w:tcBorders>
            <w:vAlign w:val="center"/>
            <w:tcPrChange w:id="1160" w:author="Hilarion Del Olmo" w:date="2026-08-11T12:56:00Z" w16du:dateUtc="2026-08-11T15:56:00Z">
              <w:tcPr>
                <w:tcW w:w="2868" w:type="dxa"/>
                <w:tcBorders>
                  <w:top w:val="single" w:sz="6" w:space="0" w:color="000000"/>
                  <w:left w:val="single" w:sz="6" w:space="0" w:color="000000"/>
                  <w:bottom w:val="single" w:sz="6" w:space="0" w:color="000000"/>
                  <w:right w:val="single" w:sz="6" w:space="0" w:color="000000"/>
                </w:tcBorders>
                <w:vAlign w:val="center"/>
              </w:tcPr>
            </w:tcPrChange>
          </w:tcPr>
          <w:p w14:paraId="005013CB" w14:textId="56FBA45E" w:rsidR="001831EF" w:rsidDel="00B53228" w:rsidRDefault="00000000">
            <w:pPr>
              <w:spacing w:line="360" w:lineRule="auto"/>
              <w:ind w:left="175" w:right="-52" w:firstLine="0"/>
              <w:jc w:val="left"/>
              <w:rPr>
                <w:ins w:id="1161" w:author="HDO" w:date="2026-08-11T11:59:00Z" w16du:dateUtc="2026-08-11T14:59:00Z"/>
                <w:del w:id="1162" w:author="Hilarion Del Olmo" w:date="2026-08-11T12:56:00Z" w16du:dateUtc="2026-08-11T15:56:00Z"/>
                <w:b/>
                <w:bCs/>
                <w:sz w:val="20"/>
                <w:szCs w:val="20"/>
              </w:rPr>
            </w:pPr>
            <w:ins w:id="1163" w:author="HDO" w:date="2026-08-11T11:59:00Z" w16du:dateUtc="2026-08-11T14:59:00Z">
              <w:del w:id="1164" w:author="Hilarion Del Olmo" w:date="2026-08-11T12:56:00Z" w16du:dateUtc="2026-08-11T15:56:00Z">
                <w:r w:rsidDel="00B53228">
                  <w:rPr>
                    <w:b/>
                    <w:bCs/>
                    <w:sz w:val="20"/>
                    <w:szCs w:val="20"/>
                  </w:rPr>
                  <w:delText>Corte resultante final en vol Biodiesel total / vol Gas Oil Total</w:delText>
                </w:r>
              </w:del>
            </w:ins>
          </w:p>
          <w:p w14:paraId="1B1415E2" w14:textId="0EDD8651" w:rsidR="001831EF" w:rsidDel="00B53228" w:rsidRDefault="001831EF">
            <w:pPr>
              <w:spacing w:line="360" w:lineRule="auto"/>
              <w:ind w:left="175" w:right="-52" w:firstLine="0"/>
              <w:jc w:val="left"/>
              <w:rPr>
                <w:ins w:id="1165" w:author="HDO" w:date="2026-08-11T11:59:00Z" w16du:dateUtc="2026-08-11T14:59:00Z"/>
                <w:del w:id="1166" w:author="Hilarion Del Olmo" w:date="2026-08-11T12:56:00Z" w16du:dateUtc="2026-08-11T15:56:00Z"/>
                <w:b/>
                <w:bCs/>
                <w:sz w:val="20"/>
                <w:szCs w:val="20"/>
              </w:rPr>
            </w:pPr>
          </w:p>
        </w:tc>
        <w:tc>
          <w:tcPr>
            <w:tcW w:w="2519" w:type="dxa"/>
            <w:tcBorders>
              <w:top w:val="single" w:sz="6" w:space="0" w:color="000000"/>
              <w:left w:val="single" w:sz="6" w:space="0" w:color="000000"/>
              <w:bottom w:val="single" w:sz="6" w:space="0" w:color="000000"/>
              <w:right w:val="single" w:sz="6" w:space="0" w:color="000000"/>
            </w:tcBorders>
            <w:vAlign w:val="center"/>
            <w:tcPrChange w:id="1167" w:author="Hilarion Del Olmo" w:date="2026-08-11T12:56:00Z" w16du:dateUtc="2026-08-11T15:56:00Z">
              <w:tcPr>
                <w:tcW w:w="2978" w:type="dxa"/>
                <w:tcBorders>
                  <w:top w:val="single" w:sz="6" w:space="0" w:color="000000"/>
                  <w:left w:val="single" w:sz="6" w:space="0" w:color="000000"/>
                  <w:bottom w:val="single" w:sz="6" w:space="0" w:color="000000"/>
                  <w:right w:val="single" w:sz="6" w:space="0" w:color="000000"/>
                </w:tcBorders>
                <w:vAlign w:val="center"/>
              </w:tcPr>
            </w:tcPrChange>
          </w:tcPr>
          <w:p w14:paraId="6C984F59" w14:textId="63767A09" w:rsidR="001831EF" w:rsidDel="00B53228" w:rsidRDefault="001831EF">
            <w:pPr>
              <w:spacing w:line="360" w:lineRule="auto"/>
              <w:ind w:right="-52"/>
              <w:rPr>
                <w:ins w:id="1168" w:author="HDO" w:date="2026-08-11T11:59:00Z" w16du:dateUtc="2026-08-11T14:59:00Z"/>
                <w:del w:id="1169" w:author="Hilarion Del Olmo" w:date="2026-08-11T12:56:00Z" w16du:dateUtc="2026-08-11T15:56:00Z"/>
                <w:sz w:val="20"/>
                <w:szCs w:val="20"/>
              </w:rPr>
            </w:pPr>
          </w:p>
        </w:tc>
        <w:tc>
          <w:tcPr>
            <w:tcW w:w="1201" w:type="dxa"/>
            <w:tcBorders>
              <w:top w:val="single" w:sz="6" w:space="0" w:color="000000"/>
              <w:left w:val="single" w:sz="6" w:space="0" w:color="000000"/>
              <w:bottom w:val="single" w:sz="6" w:space="0" w:color="000000"/>
              <w:right w:val="single" w:sz="6" w:space="0" w:color="000000"/>
            </w:tcBorders>
            <w:vAlign w:val="center"/>
            <w:tcPrChange w:id="1170" w:author="Hilarion Del Olmo" w:date="2026-08-11T12:56:00Z" w16du:dateUtc="2026-08-11T15:56:00Z">
              <w:tcPr>
                <w:tcW w:w="1416" w:type="dxa"/>
                <w:tcBorders>
                  <w:top w:val="single" w:sz="6" w:space="0" w:color="000000"/>
                  <w:left w:val="single" w:sz="6" w:space="0" w:color="000000"/>
                  <w:bottom w:val="single" w:sz="6" w:space="0" w:color="000000"/>
                  <w:right w:val="single" w:sz="6" w:space="0" w:color="000000"/>
                </w:tcBorders>
                <w:vAlign w:val="center"/>
              </w:tcPr>
            </w:tcPrChange>
          </w:tcPr>
          <w:p w14:paraId="2A29062A" w14:textId="2378771A" w:rsidR="001831EF" w:rsidDel="00B53228" w:rsidRDefault="00000000">
            <w:pPr>
              <w:spacing w:line="360" w:lineRule="auto"/>
              <w:ind w:left="144" w:right="-52" w:hanging="8"/>
              <w:jc w:val="center"/>
              <w:rPr>
                <w:ins w:id="1171" w:author="HDO" w:date="2026-08-11T11:59:00Z" w16du:dateUtc="2026-08-11T14:59:00Z"/>
                <w:del w:id="1172" w:author="Hilarion Del Olmo" w:date="2026-08-11T12:56:00Z" w16du:dateUtc="2026-08-11T15:56:00Z"/>
                <w:b/>
                <w:bCs/>
                <w:sz w:val="20"/>
                <w:szCs w:val="20"/>
              </w:rPr>
            </w:pPr>
            <w:ins w:id="1173" w:author="HDO" w:date="2026-08-11T11:59:00Z" w16du:dateUtc="2026-08-11T14:59:00Z">
              <w:del w:id="1174" w:author="Hilarion Del Olmo" w:date="2026-08-11T12:56:00Z" w16du:dateUtc="2026-08-11T15:56:00Z">
                <w:r w:rsidDel="00B53228">
                  <w:rPr>
                    <w:b/>
                    <w:bCs/>
                    <w:sz w:val="20"/>
                    <w:szCs w:val="20"/>
                  </w:rPr>
                  <w:delText>7,5%</w:delText>
                </w:r>
              </w:del>
            </w:ins>
          </w:p>
        </w:tc>
        <w:tc>
          <w:tcPr>
            <w:tcW w:w="1809" w:type="dxa"/>
            <w:gridSpan w:val="2"/>
            <w:tcBorders>
              <w:top w:val="single" w:sz="6" w:space="0" w:color="000000"/>
              <w:left w:val="single" w:sz="6" w:space="0" w:color="000000"/>
              <w:bottom w:val="single" w:sz="6" w:space="0" w:color="000000"/>
              <w:right w:val="single" w:sz="6" w:space="0" w:color="000000"/>
            </w:tcBorders>
            <w:vAlign w:val="center"/>
            <w:tcPrChange w:id="1175" w:author="Hilarion Del Olmo" w:date="2026-08-11T12:56:00Z" w16du:dateUtc="2026-08-11T15:56:00Z">
              <w:tcPr>
                <w:tcW w:w="1094" w:type="dxa"/>
                <w:gridSpan w:val="2"/>
                <w:tcBorders>
                  <w:top w:val="single" w:sz="6" w:space="0" w:color="000000"/>
                  <w:left w:val="single" w:sz="6" w:space="0" w:color="000000"/>
                  <w:bottom w:val="single" w:sz="6" w:space="0" w:color="000000"/>
                  <w:right w:val="single" w:sz="6" w:space="0" w:color="000000"/>
                </w:tcBorders>
                <w:vAlign w:val="center"/>
              </w:tcPr>
            </w:tcPrChange>
          </w:tcPr>
          <w:p w14:paraId="02DE4444" w14:textId="7AD5C3C8" w:rsidR="001831EF" w:rsidDel="00B53228" w:rsidRDefault="00000000">
            <w:pPr>
              <w:spacing w:line="360" w:lineRule="auto"/>
              <w:ind w:left="142" w:right="-52"/>
              <w:jc w:val="center"/>
              <w:rPr>
                <w:ins w:id="1176" w:author="HDO" w:date="2026-08-11T11:59:00Z" w16du:dateUtc="2026-08-11T14:59:00Z"/>
                <w:del w:id="1177" w:author="Hilarion Del Olmo" w:date="2026-08-11T12:56:00Z" w16du:dateUtc="2026-08-11T15:56:00Z"/>
                <w:b/>
                <w:bCs/>
                <w:sz w:val="20"/>
                <w:szCs w:val="20"/>
              </w:rPr>
            </w:pPr>
            <w:ins w:id="1178" w:author="HDO" w:date="2026-08-11T11:59:00Z" w16du:dateUtc="2026-08-11T14:59:00Z">
              <w:del w:id="1179" w:author="Hilarion Del Olmo" w:date="2026-08-11T12:56:00Z" w16du:dateUtc="2026-08-11T15:56:00Z">
                <w:r w:rsidDel="00B53228">
                  <w:rPr>
                    <w:b/>
                    <w:bCs/>
                    <w:sz w:val="20"/>
                    <w:szCs w:val="20"/>
                  </w:rPr>
                  <w:delText>9,0%</w:delText>
                </w:r>
              </w:del>
            </w:ins>
          </w:p>
        </w:tc>
        <w:tc>
          <w:tcPr>
            <w:tcW w:w="639" w:type="dxa"/>
            <w:tcBorders>
              <w:top w:val="single" w:sz="6" w:space="0" w:color="000000"/>
              <w:left w:val="single" w:sz="6" w:space="0" w:color="000000"/>
              <w:bottom w:val="single" w:sz="6" w:space="0" w:color="000000"/>
              <w:right w:val="single" w:sz="6" w:space="0" w:color="000000"/>
            </w:tcBorders>
            <w:vAlign w:val="center"/>
            <w:tcPrChange w:id="1180" w:author="Hilarion Del Olmo" w:date="2026-08-11T12:56:00Z" w16du:dateUtc="2026-08-11T15:56:00Z">
              <w:tcPr>
                <w:tcW w:w="750" w:type="dxa"/>
                <w:tcBorders>
                  <w:top w:val="single" w:sz="6" w:space="0" w:color="000000"/>
                  <w:left w:val="single" w:sz="6" w:space="0" w:color="000000"/>
                  <w:bottom w:val="single" w:sz="6" w:space="0" w:color="000000"/>
                  <w:right w:val="single" w:sz="6" w:space="0" w:color="000000"/>
                </w:tcBorders>
                <w:vAlign w:val="center"/>
              </w:tcPr>
            </w:tcPrChange>
          </w:tcPr>
          <w:p w14:paraId="23ED915D" w14:textId="17A3DC7C" w:rsidR="001831EF" w:rsidDel="00B53228" w:rsidRDefault="00000000">
            <w:pPr>
              <w:spacing w:line="360" w:lineRule="auto"/>
              <w:ind w:left="-71" w:right="-52"/>
              <w:jc w:val="center"/>
              <w:rPr>
                <w:ins w:id="1181" w:author="HDO" w:date="2026-08-11T11:59:00Z" w16du:dateUtc="2026-08-11T14:59:00Z"/>
                <w:del w:id="1182" w:author="Hilarion Del Olmo" w:date="2026-08-11T12:56:00Z" w16du:dateUtc="2026-08-11T15:56:00Z"/>
                <w:b/>
                <w:bCs/>
                <w:sz w:val="20"/>
                <w:szCs w:val="20"/>
              </w:rPr>
            </w:pPr>
            <w:ins w:id="1183" w:author="HDO" w:date="2026-08-11T11:59:00Z" w16du:dateUtc="2026-08-11T14:59:00Z">
              <w:del w:id="1184" w:author="Hilarion Del Olmo" w:date="2026-08-11T12:56:00Z" w16du:dateUtc="2026-08-11T15:56:00Z">
                <w:r w:rsidDel="00B53228">
                  <w:rPr>
                    <w:b/>
                    <w:bCs/>
                    <w:sz w:val="20"/>
                    <w:szCs w:val="20"/>
                  </w:rPr>
                  <w:delText>8,0%</w:delText>
                </w:r>
              </w:del>
            </w:ins>
          </w:p>
        </w:tc>
        <w:tc>
          <w:tcPr>
            <w:tcW w:w="603" w:type="dxa"/>
            <w:tcBorders>
              <w:top w:val="single" w:sz="6" w:space="0" w:color="000000"/>
              <w:left w:val="single" w:sz="6" w:space="0" w:color="000000"/>
              <w:bottom w:val="single" w:sz="6" w:space="0" w:color="000000"/>
              <w:right w:val="single" w:sz="6" w:space="0" w:color="000000"/>
            </w:tcBorders>
            <w:vAlign w:val="center"/>
            <w:tcPrChange w:id="1185" w:author="Hilarion Del Olmo" w:date="2026-08-11T12:56:00Z" w16du:dateUtc="2026-08-11T15:56:00Z">
              <w:tcPr>
                <w:tcW w:w="708" w:type="dxa"/>
                <w:tcBorders>
                  <w:top w:val="single" w:sz="6" w:space="0" w:color="000000"/>
                  <w:left w:val="single" w:sz="6" w:space="0" w:color="000000"/>
                  <w:bottom w:val="single" w:sz="6" w:space="0" w:color="000000"/>
                  <w:right w:val="single" w:sz="6" w:space="0" w:color="000000"/>
                </w:tcBorders>
                <w:vAlign w:val="center"/>
              </w:tcPr>
            </w:tcPrChange>
          </w:tcPr>
          <w:p w14:paraId="6BEE5A27" w14:textId="4AB162C7" w:rsidR="001831EF" w:rsidDel="00B53228" w:rsidRDefault="00000000">
            <w:pPr>
              <w:spacing w:line="360" w:lineRule="auto"/>
              <w:ind w:right="-52"/>
              <w:jc w:val="center"/>
              <w:rPr>
                <w:ins w:id="1186" w:author="HDO" w:date="2026-08-11T11:59:00Z" w16du:dateUtc="2026-08-11T14:59:00Z"/>
                <w:del w:id="1187" w:author="Hilarion Del Olmo" w:date="2026-08-11T12:56:00Z" w16du:dateUtc="2026-08-11T15:56:00Z"/>
                <w:b/>
                <w:bCs/>
                <w:sz w:val="20"/>
                <w:szCs w:val="20"/>
              </w:rPr>
            </w:pPr>
            <w:ins w:id="1188" w:author="HDO" w:date="2026-08-11T11:59:00Z" w16du:dateUtc="2026-08-11T14:59:00Z">
              <w:del w:id="1189" w:author="Hilarion Del Olmo" w:date="2026-08-11T12:56:00Z" w16du:dateUtc="2026-08-11T15:56:00Z">
                <w:r w:rsidDel="00B53228">
                  <w:rPr>
                    <w:b/>
                    <w:bCs/>
                    <w:sz w:val="20"/>
                    <w:szCs w:val="20"/>
                  </w:rPr>
                  <w:delText>8,0%</w:delText>
                </w:r>
              </w:del>
            </w:ins>
          </w:p>
        </w:tc>
        <w:tc>
          <w:tcPr>
            <w:tcW w:w="1328" w:type="dxa"/>
            <w:gridSpan w:val="2"/>
            <w:tcBorders>
              <w:top w:val="single" w:sz="6" w:space="0" w:color="000000"/>
              <w:left w:val="single" w:sz="6" w:space="0" w:color="000000"/>
              <w:bottom w:val="single" w:sz="6" w:space="0" w:color="000000"/>
              <w:right w:val="single" w:sz="6" w:space="0" w:color="000000"/>
            </w:tcBorders>
            <w:vAlign w:val="center"/>
            <w:tcPrChange w:id="1190" w:author="Hilarion Del Olmo" w:date="2026-08-11T12:56:00Z" w16du:dateUtc="2026-08-11T15:56:00Z">
              <w:tcPr>
                <w:tcW w:w="709" w:type="dxa"/>
                <w:gridSpan w:val="2"/>
                <w:tcBorders>
                  <w:top w:val="single" w:sz="6" w:space="0" w:color="000000"/>
                  <w:left w:val="single" w:sz="6" w:space="0" w:color="000000"/>
                  <w:bottom w:val="single" w:sz="6" w:space="0" w:color="000000"/>
                  <w:right w:val="single" w:sz="6" w:space="0" w:color="000000"/>
                </w:tcBorders>
                <w:vAlign w:val="center"/>
              </w:tcPr>
            </w:tcPrChange>
          </w:tcPr>
          <w:p w14:paraId="320571F2" w14:textId="0866D044" w:rsidR="001831EF" w:rsidDel="00B53228" w:rsidRDefault="00000000">
            <w:pPr>
              <w:spacing w:line="360" w:lineRule="auto"/>
              <w:ind w:right="-52"/>
              <w:jc w:val="center"/>
              <w:rPr>
                <w:ins w:id="1191" w:author="HDO" w:date="2026-08-11T11:59:00Z" w16du:dateUtc="2026-08-11T14:59:00Z"/>
                <w:del w:id="1192" w:author="Hilarion Del Olmo" w:date="2026-08-11T12:56:00Z" w16du:dateUtc="2026-08-11T15:56:00Z"/>
                <w:b/>
                <w:bCs/>
                <w:sz w:val="20"/>
                <w:szCs w:val="20"/>
              </w:rPr>
            </w:pPr>
            <w:ins w:id="1193" w:author="HDO" w:date="2026-08-11T11:59:00Z" w16du:dateUtc="2026-08-11T14:59:00Z">
              <w:del w:id="1194" w:author="Hilarion Del Olmo" w:date="2026-08-11T12:56:00Z" w16du:dateUtc="2026-08-11T15:56:00Z">
                <w:r w:rsidDel="00B53228">
                  <w:rPr>
                    <w:b/>
                    <w:bCs/>
                    <w:sz w:val="20"/>
                    <w:szCs w:val="20"/>
                  </w:rPr>
                  <w:delText>7,0%</w:delText>
                </w:r>
              </w:del>
            </w:ins>
          </w:p>
        </w:tc>
      </w:tr>
    </w:tbl>
    <w:p w14:paraId="5D8F5BFA" w14:textId="77777777" w:rsidR="001831EF" w:rsidRDefault="001831EF">
      <w:pPr>
        <w:ind w:left="-5" w:right="0"/>
        <w:rPr>
          <w:b/>
          <w:bCs/>
        </w:rPr>
      </w:pPr>
    </w:p>
    <w:p w14:paraId="48CC72A6" w14:textId="77777777" w:rsidR="001831EF" w:rsidRDefault="001831EF">
      <w:pPr>
        <w:ind w:left="0" w:right="0" w:firstLine="0"/>
        <w:rPr>
          <w:b/>
          <w:bCs/>
        </w:rPr>
      </w:pPr>
    </w:p>
    <w:p w14:paraId="665725DD" w14:textId="77777777" w:rsidR="001831EF" w:rsidRDefault="001831EF">
      <w:pPr>
        <w:ind w:left="-5" w:right="0"/>
        <w:rPr>
          <w:b/>
          <w:bCs/>
        </w:rPr>
      </w:pPr>
    </w:p>
    <w:p w14:paraId="38548E24" w14:textId="03C828C0" w:rsidR="001831EF" w:rsidRPr="000B148F" w:rsidRDefault="00000000">
      <w:pPr>
        <w:ind w:left="-5" w:right="0"/>
      </w:pPr>
      <w:r w:rsidRPr="000B148F">
        <w:rPr>
          <w:b/>
          <w:bCs/>
        </w:rPr>
        <w:t xml:space="preserve">ARTÍCULO </w:t>
      </w:r>
      <w:del w:id="1195" w:author="HDO" w:date="2026-08-11T11:59:00Z" w16du:dateUtc="2026-08-11T14:59:00Z">
        <w:r w:rsidRPr="001B12CB">
          <w:rPr>
            <w:b/>
            <w:bCs/>
          </w:rPr>
          <w:delText>39</w:delText>
        </w:r>
      </w:del>
      <w:ins w:id="1196" w:author="HDO" w:date="2026-08-11T11:59:00Z" w16du:dateUtc="2026-08-11T14:59:00Z">
        <w:r w:rsidRPr="000B148F">
          <w:rPr>
            <w:b/>
            <w:bCs/>
          </w:rPr>
          <w:t>41</w:t>
        </w:r>
      </w:ins>
      <w:r w:rsidRPr="000B148F">
        <w:rPr>
          <w:b/>
          <w:bCs/>
        </w:rPr>
        <w:t>.-</w:t>
      </w:r>
      <w:r w:rsidRPr="00E61114">
        <w:t xml:space="preserve"> Mezclas obligatorias, </w:t>
      </w:r>
      <w:del w:id="1197" w:author="HDO" w:date="2026-08-11T11:59:00Z" w16du:dateUtc="2026-08-11T14:59:00Z">
        <w:r>
          <w:delText>cupos y precios.</w:delText>
        </w:r>
      </w:del>
      <w:ins w:id="1198" w:author="HDO" w:date="2026-08-11T11:59:00Z" w16du:dateUtc="2026-08-11T14:59:00Z">
        <w:r w:rsidRPr="00E61114">
          <w:t>participación de mercado.</w:t>
        </w:r>
      </w:ins>
      <w:r w:rsidRPr="00E61114">
        <w:t xml:space="preserve"> Pautas. </w:t>
      </w:r>
    </w:p>
    <w:p w14:paraId="1EDDC26A" w14:textId="77777777" w:rsidR="001831EF" w:rsidRDefault="00000000">
      <w:pPr>
        <w:spacing w:after="0" w:line="259" w:lineRule="auto"/>
        <w:ind w:left="0" w:right="0" w:firstLine="0"/>
        <w:jc w:val="left"/>
      </w:pPr>
      <w:r>
        <w:t xml:space="preserve"> </w:t>
      </w:r>
    </w:p>
    <w:p w14:paraId="64970D64" w14:textId="77777777" w:rsidR="001831EF" w:rsidRDefault="00000000">
      <w:pPr>
        <w:numPr>
          <w:ilvl w:val="0"/>
          <w:numId w:val="14"/>
        </w:numPr>
        <w:ind w:right="0" w:hanging="10"/>
      </w:pPr>
      <w:r>
        <w:t xml:space="preserve">A los efectos de la definición de volúmenes a ser comercializados en el segmento de Empresas No Integradas, se considerarán las siguientes pautas: </w:t>
      </w:r>
    </w:p>
    <w:p w14:paraId="11E99A1C" w14:textId="77777777" w:rsidR="001831EF" w:rsidRDefault="001831EF">
      <w:pPr>
        <w:spacing w:after="0" w:line="259" w:lineRule="auto"/>
        <w:ind w:left="0" w:right="0" w:firstLine="0"/>
        <w:jc w:val="left"/>
      </w:pPr>
    </w:p>
    <w:p w14:paraId="49C9E369" w14:textId="77777777" w:rsidR="001831EF" w:rsidRDefault="00000000" w:rsidP="00E61114">
      <w:pPr>
        <w:numPr>
          <w:ilvl w:val="0"/>
          <w:numId w:val="15"/>
        </w:numPr>
        <w:tabs>
          <w:tab w:val="clear" w:pos="0"/>
        </w:tabs>
        <w:ind w:right="0" w:firstLine="983"/>
      </w:pPr>
      <w:r>
        <w:lastRenderedPageBreak/>
        <w:t xml:space="preserve">La participación por empresa elaboradora no excederá el CATORCE POR CIENTO (14%) del total de la cantidad de biodiesel comercializada por año calendario; </w:t>
      </w:r>
    </w:p>
    <w:p w14:paraId="612618AC" w14:textId="77777777" w:rsidR="001831EF" w:rsidRDefault="001831EF" w:rsidP="00E61114">
      <w:pPr>
        <w:spacing w:after="0" w:line="259" w:lineRule="auto"/>
        <w:ind w:left="0" w:right="0" w:firstLine="983"/>
        <w:jc w:val="left"/>
      </w:pPr>
    </w:p>
    <w:p w14:paraId="0D8D5D0C" w14:textId="77777777" w:rsidR="001831EF" w:rsidRDefault="00000000" w:rsidP="00E61114">
      <w:pPr>
        <w:numPr>
          <w:ilvl w:val="0"/>
          <w:numId w:val="15"/>
        </w:numPr>
        <w:tabs>
          <w:tab w:val="clear" w:pos="0"/>
        </w:tabs>
        <w:ind w:right="0" w:firstLine="983"/>
      </w:pPr>
      <w:r>
        <w:t xml:space="preserve">La participación por grupo económico relacionado con la empresa elaboradora respectiva no excederá el CATORCE POR CIENTO (14%) del total de la cantidad de biodiesel comercializada por año calendario; </w:t>
      </w:r>
    </w:p>
    <w:p w14:paraId="033751AE" w14:textId="77777777" w:rsidR="001831EF" w:rsidRDefault="001831EF" w:rsidP="00E61114">
      <w:pPr>
        <w:spacing w:after="0" w:line="259" w:lineRule="auto"/>
        <w:ind w:left="0" w:right="0" w:firstLine="983"/>
        <w:jc w:val="left"/>
      </w:pPr>
    </w:p>
    <w:p w14:paraId="7C453C26" w14:textId="77777777" w:rsidR="001831EF" w:rsidRDefault="00000000" w:rsidP="00E61114">
      <w:pPr>
        <w:numPr>
          <w:ilvl w:val="0"/>
          <w:numId w:val="15"/>
        </w:numPr>
        <w:tabs>
          <w:tab w:val="clear" w:pos="0"/>
        </w:tabs>
        <w:ind w:right="0" w:firstLine="983"/>
      </w:pPr>
      <w:r>
        <w:t xml:space="preserve">La adjudicación de volumen a cada empresa en el sistema de comercialización no excederá el porcentaje máximo de su capacidad instalada registrada; </w:t>
      </w:r>
      <w:proofErr w:type="spellStart"/>
      <w:ins w:id="1199" w:author="HDO" w:date="2026-08-11T11:59:00Z" w16du:dateUtc="2026-08-11T14:59:00Z">
        <w:r>
          <w:t>iv</w:t>
        </w:r>
        <w:proofErr w:type="spellEnd"/>
        <w:r>
          <w:t xml:space="preserve">) Los límites de participación previstos en los apartados i) y ii) se aplicarán a la totalidad del biodiesel destinado al cumplimiento de la mezcla obligatoria, cualquiera sea el segmento o la modalidad contractual, incluyendo el Segmento Competitivo Remanente y los contratos a término del artículo 16; </w:t>
        </w:r>
      </w:ins>
    </w:p>
    <w:p w14:paraId="2A785D4A" w14:textId="77777777" w:rsidR="001831EF" w:rsidRDefault="001831EF">
      <w:pPr>
        <w:ind w:right="0" w:firstLine="0"/>
        <w:rPr>
          <w:moveFrom w:id="1200" w:author="HDO" w:date="2026-08-11T11:59:00Z" w16du:dateUtc="2026-08-11T14:59:00Z"/>
        </w:rPr>
      </w:pPr>
      <w:moveFromRangeStart w:id="1201" w:author="HDO" w:date="2026-08-11T11:59:00Z" w:name="move237341962"/>
    </w:p>
    <w:p w14:paraId="2CB7E6B6" w14:textId="77777777" w:rsidR="001831EF" w:rsidRDefault="00000000">
      <w:pPr>
        <w:pStyle w:val="ListParagraph"/>
        <w:spacing w:after="0" w:line="259" w:lineRule="auto"/>
        <w:ind w:left="0" w:right="0" w:firstLine="0"/>
        <w:jc w:val="left"/>
      </w:pPr>
      <w:moveFrom w:id="1202" w:author="HDO" w:date="2026-08-11T11:59:00Z" w16du:dateUtc="2026-08-11T14:59:00Z">
        <w:r>
          <w:t xml:space="preserve">El </w:t>
        </w:r>
      </w:moveFrom>
      <w:moveFromRangeEnd w:id="1201"/>
      <w:del w:id="1203" w:author="HDO" w:date="2026-08-11T11:59:00Z" w16du:dateUtc="2026-08-11T14:59:00Z">
        <w:r>
          <w:delText>mecanismo de comercialización dispuesto en el artículo 14 podrá determinar regiones geográficas de negociación para el Biodiesel, a fin de lograr competitividad y eficiencia en los costos logísticos.</w:delText>
        </w:r>
      </w:del>
    </w:p>
    <w:p w14:paraId="660F5E83" w14:textId="77777777" w:rsidR="001831EF" w:rsidRDefault="001831EF">
      <w:pPr>
        <w:pStyle w:val="ListParagraph"/>
        <w:spacing w:after="0" w:line="259" w:lineRule="auto"/>
        <w:ind w:left="0" w:right="0" w:firstLine="0"/>
        <w:jc w:val="left"/>
      </w:pPr>
    </w:p>
    <w:p w14:paraId="76A9C59E" w14:textId="0BACF0D3" w:rsidR="001831EF" w:rsidRDefault="00000000">
      <w:pPr>
        <w:numPr>
          <w:ilvl w:val="0"/>
          <w:numId w:val="14"/>
        </w:numPr>
        <w:ind w:right="0" w:hanging="10"/>
      </w:pPr>
      <w:r>
        <w:t>En los casos en que los mezcladores que a su vez sean refinadores incorporen materia prima no fósil como insumo para la producción de gasoil mediante co-procesamiento, las mezcladoras podrán</w:t>
      </w:r>
      <w:del w:id="1204" w:author="HDO" w:date="2026-08-11T11:59:00Z" w16du:dateUtc="2026-08-11T14:59:00Z">
        <w:r>
          <w:delText>, a su elección, considerar a los efectos del cómputo de la mezcla del corte obligatorio el elemento no fósil utilizado en el co-procesamiento de gasoil</w:delText>
        </w:r>
      </w:del>
      <w:ins w:id="1205" w:author="HDO" w:date="2026-08-11T11:59:00Z" w16du:dateUtc="2026-08-11T14:59:00Z">
        <w:r>
          <w:t xml:space="preserve"> computar exclusivamente el componente biogénico certificado que cumpla las condiciones previstas en el artículo 19</w:t>
        </w:r>
      </w:ins>
      <w:r>
        <w:t>, pudiéndolo hacer únicamente transcurridos doce (12) meses desde la entrada en vigencia de la presente ley</w:t>
      </w:r>
      <w:del w:id="1206" w:author="HDO" w:date="2026-08-11T11:59:00Z" w16du:dateUtc="2026-08-11T14:59:00Z">
        <w:r>
          <w:delText>, según</w:delText>
        </w:r>
      </w:del>
      <w:ins w:id="1207" w:author="HDO" w:date="2026-08-11T11:59:00Z" w16du:dateUtc="2026-08-11T14:59:00Z">
        <w:r>
          <w:t xml:space="preserve"> y dentro de</w:t>
        </w:r>
      </w:ins>
      <w:r>
        <w:t xml:space="preserve"> los cómputos máximos detallados año a año en el artículo </w:t>
      </w:r>
      <w:del w:id="1208" w:author="HDO" w:date="2026-08-11T11:59:00Z" w16du:dateUtc="2026-08-11T14:59:00Z">
        <w:r>
          <w:delText>38</w:delText>
        </w:r>
      </w:del>
      <w:ins w:id="1209" w:author="HDO" w:date="2026-08-11T11:59:00Z" w16du:dateUtc="2026-08-11T14:59:00Z">
        <w:r>
          <w:t>40. En ningún caso podrá computarse la cantidad de materia prima ingresada al proceso ni el producto co-procesado total</w:t>
        </w:r>
      </w:ins>
      <w:r>
        <w:t xml:space="preserve">; </w:t>
      </w:r>
    </w:p>
    <w:p w14:paraId="6A0F2C2B" w14:textId="77777777" w:rsidR="001831EF" w:rsidRDefault="001831EF">
      <w:pPr>
        <w:spacing w:after="0" w:line="259" w:lineRule="auto"/>
        <w:ind w:left="0" w:right="0" w:firstLine="0"/>
        <w:jc w:val="left"/>
      </w:pPr>
    </w:p>
    <w:p w14:paraId="631E4B81" w14:textId="77777777" w:rsidR="001831EF" w:rsidRDefault="00000000">
      <w:pPr>
        <w:numPr>
          <w:ilvl w:val="0"/>
          <w:numId w:val="14"/>
        </w:numPr>
        <w:ind w:right="0" w:hanging="10"/>
      </w:pPr>
      <w:r>
        <w:t>Todo volumen faltante para el cumplimiento del corte obligatorio podrá ser negociado libremente entre elaboradores y mezcladores</w:t>
      </w:r>
      <w:ins w:id="1210" w:author="HDO" w:date="2026-08-11T11:59:00Z" w16du:dateUtc="2026-08-11T14:59:00Z">
        <w:r>
          <w:t>, exclusivamente a través de los mecanismos previstos en los artículos 14 y 16</w:t>
        </w:r>
      </w:ins>
      <w:r>
        <w:t xml:space="preserve">. </w:t>
      </w:r>
    </w:p>
    <w:p w14:paraId="1C43848F" w14:textId="77777777" w:rsidR="001831EF" w:rsidRDefault="00000000">
      <w:pPr>
        <w:spacing w:after="22" w:line="259" w:lineRule="auto"/>
        <w:ind w:left="0" w:right="0" w:firstLine="0"/>
        <w:jc w:val="left"/>
      </w:pPr>
      <w:r>
        <w:t xml:space="preserve"> </w:t>
      </w:r>
    </w:p>
    <w:p w14:paraId="65411C9E" w14:textId="77777777" w:rsidR="001831EF" w:rsidRDefault="00000000">
      <w:pPr>
        <w:pStyle w:val="Heading1"/>
        <w:ind w:right="9"/>
      </w:pPr>
      <w:r>
        <w:t xml:space="preserve">TÍTULO III - DISPOSICIONES COMPLEMENTARIAS </w:t>
      </w:r>
    </w:p>
    <w:p w14:paraId="0DF3BBDC" w14:textId="77777777" w:rsidR="001831EF" w:rsidRDefault="00000000">
      <w:pPr>
        <w:spacing w:after="29" w:line="259" w:lineRule="auto"/>
        <w:ind w:left="0" w:right="0" w:firstLine="0"/>
        <w:jc w:val="left"/>
      </w:pPr>
      <w:r>
        <w:rPr>
          <w:rFonts w:ascii="Calibri" w:eastAsia="Calibri" w:hAnsi="Calibri" w:cs="Calibri"/>
        </w:rPr>
        <w:t xml:space="preserve"> </w:t>
      </w:r>
    </w:p>
    <w:p w14:paraId="2AA4E232" w14:textId="77777777" w:rsidR="001831EF" w:rsidRDefault="00000000">
      <w:pPr>
        <w:ind w:left="-5" w:right="0"/>
        <w:rPr>
          <w:del w:id="1211" w:author="HDO" w:date="2026-08-11T11:59:00Z" w16du:dateUtc="2026-08-11T14:59:00Z"/>
        </w:rPr>
      </w:pPr>
      <w:del w:id="1212" w:author="HDO" w:date="2026-08-11T11:59:00Z" w16du:dateUtc="2026-08-11T14:59:00Z">
        <w:r>
          <w:delText xml:space="preserve">ARTÍCULO 40.- Derogación de la Ley N° 27.640. Establécese que, a partir de la entrada en vigencia de la presente ley, quedará derogada la Ley N° 27.640 y toda su normativa reglamentaria y complementaria. </w:delText>
        </w:r>
      </w:del>
    </w:p>
    <w:p w14:paraId="5A7A8DF5" w14:textId="77777777" w:rsidR="001831EF" w:rsidRPr="00486773" w:rsidRDefault="00000000">
      <w:pPr>
        <w:ind w:left="-5" w:right="0"/>
        <w:rPr>
          <w:ins w:id="1213" w:author="HDO" w:date="2026-08-11T11:59:00Z" w16du:dateUtc="2026-08-11T14:59:00Z"/>
        </w:rPr>
      </w:pPr>
      <w:ins w:id="1214" w:author="HDO" w:date="2026-08-11T11:59:00Z" w16du:dateUtc="2026-08-11T14:59:00Z">
        <w:r>
          <w:t xml:space="preserve">ARTÍCULO 42.- Derogación de la Ley N° 27.640. </w:t>
        </w:r>
        <w:proofErr w:type="spellStart"/>
        <w:r>
          <w:t>Derógase</w:t>
        </w:r>
        <w:proofErr w:type="spellEnd"/>
        <w:r>
          <w:t xml:space="preserve"> la Ley N° 27.640 y toda su normativa reglamentaria y complementaria. La derogación producirá efectos a partir de la fecha en que la Autoridad de Aplicación declare operativos el Mercado Electrónico, los registros, las metodologías de precios, los sistemas de garantías, los procedimientos de adjudicación y los mecanismos de certificación y fiscalización previstos en la presente ley, lo que no podrá exceder los DOCE (12) meses desde su entrada en vigencia. Hasta dicha fecha, las normas derogadas continuarán aplicándose en cuanto no resulten incompatibles con la presente ley. Las inscripciones, habilitaciones, contratos, asignaciones y actos administrativos dictados bajo el régimen anterior conservarán sus efectos hasta su vencimiento, sustitución o adecuación. </w:t>
        </w:r>
      </w:ins>
    </w:p>
    <w:p w14:paraId="12866B1D" w14:textId="77777777" w:rsidR="001831EF" w:rsidRDefault="00000000">
      <w:pPr>
        <w:spacing w:after="0" w:line="259" w:lineRule="auto"/>
        <w:ind w:left="0" w:right="0" w:firstLine="0"/>
        <w:jc w:val="left"/>
      </w:pPr>
      <w:r>
        <w:t xml:space="preserve"> </w:t>
      </w:r>
    </w:p>
    <w:p w14:paraId="49C7EDEF" w14:textId="792A1CCF" w:rsidR="001831EF" w:rsidRDefault="00000000">
      <w:pPr>
        <w:ind w:left="-5" w:right="0"/>
      </w:pPr>
      <w:r>
        <w:rPr>
          <w:b/>
          <w:bCs/>
        </w:rPr>
        <w:t xml:space="preserve">ARTÍCULO </w:t>
      </w:r>
      <w:del w:id="1215" w:author="HDO" w:date="2026-08-11T11:59:00Z" w16du:dateUtc="2026-08-11T14:59:00Z">
        <w:r>
          <w:rPr>
            <w:b/>
            <w:bCs/>
          </w:rPr>
          <w:delText>41</w:delText>
        </w:r>
      </w:del>
      <w:ins w:id="1216" w:author="HDO" w:date="2026-08-11T11:59:00Z" w16du:dateUtc="2026-08-11T14:59:00Z">
        <w:r>
          <w:rPr>
            <w:b/>
            <w:bCs/>
          </w:rPr>
          <w:t>43</w:t>
        </w:r>
      </w:ins>
      <w:r>
        <w:rPr>
          <w:b/>
          <w:bCs/>
        </w:rPr>
        <w:t>.-</w:t>
      </w:r>
      <w:r>
        <w:t xml:space="preserve"> Adecuación normativa. A los fines del cumplimiento de los objetivos de la presente ley, la autoridad de aplicación deberá efectuar las adecuaciones que correspondan en toda otra normativa referida a los biocombustibles en los términos de la presente, y propiciar su eventual derogación o sustitución respecto de las normas de jerarquía superior en las que se sustentan. </w:t>
      </w:r>
    </w:p>
    <w:p w14:paraId="15FFBEB9" w14:textId="77777777" w:rsidR="001831EF" w:rsidRDefault="00000000">
      <w:pPr>
        <w:spacing w:after="0" w:line="259" w:lineRule="auto"/>
        <w:ind w:left="0" w:right="0" w:firstLine="0"/>
        <w:jc w:val="left"/>
      </w:pPr>
      <w:r>
        <w:t xml:space="preserve"> </w:t>
      </w:r>
    </w:p>
    <w:p w14:paraId="0F446AF8" w14:textId="5FA02603" w:rsidR="001831EF" w:rsidRDefault="00000000">
      <w:pPr>
        <w:ind w:left="-5" w:right="0"/>
      </w:pPr>
      <w:r>
        <w:rPr>
          <w:b/>
          <w:bCs/>
        </w:rPr>
        <w:t xml:space="preserve">ARTÍCULO </w:t>
      </w:r>
      <w:del w:id="1217" w:author="HDO" w:date="2026-08-11T11:59:00Z" w16du:dateUtc="2026-08-11T14:59:00Z">
        <w:r>
          <w:rPr>
            <w:b/>
            <w:bCs/>
          </w:rPr>
          <w:delText>42</w:delText>
        </w:r>
      </w:del>
      <w:ins w:id="1218" w:author="HDO" w:date="2026-08-11T11:59:00Z" w16du:dateUtc="2026-08-11T14:59:00Z">
        <w:r>
          <w:rPr>
            <w:b/>
            <w:bCs/>
          </w:rPr>
          <w:t>44</w:t>
        </w:r>
      </w:ins>
      <w:r>
        <w:rPr>
          <w:b/>
          <w:bCs/>
        </w:rPr>
        <w:t>.-</w:t>
      </w:r>
      <w:r>
        <w:t xml:space="preserve"> Jerarquía normativa. En caso de conflicto normativo entre otras leyes y la presente, prevalecerán las disposiciones de esta ley. </w:t>
      </w:r>
    </w:p>
    <w:p w14:paraId="4EC86291" w14:textId="77777777" w:rsidR="001831EF" w:rsidRDefault="00000000">
      <w:pPr>
        <w:spacing w:after="0" w:line="259" w:lineRule="auto"/>
        <w:ind w:left="0" w:right="0" w:firstLine="0"/>
        <w:jc w:val="left"/>
      </w:pPr>
      <w:r>
        <w:t xml:space="preserve"> </w:t>
      </w:r>
    </w:p>
    <w:p w14:paraId="787A3089" w14:textId="1DDF21D3" w:rsidR="001831EF" w:rsidRDefault="00000000">
      <w:pPr>
        <w:ind w:left="-5" w:right="0"/>
      </w:pPr>
      <w:r>
        <w:rPr>
          <w:b/>
          <w:bCs/>
        </w:rPr>
        <w:t xml:space="preserve">ARTÍCULO </w:t>
      </w:r>
      <w:del w:id="1219" w:author="HDO" w:date="2026-08-11T11:59:00Z" w16du:dateUtc="2026-08-11T14:59:00Z">
        <w:r>
          <w:rPr>
            <w:b/>
            <w:bCs/>
          </w:rPr>
          <w:delText>43</w:delText>
        </w:r>
      </w:del>
      <w:ins w:id="1220" w:author="HDO" w:date="2026-08-11T11:59:00Z" w16du:dateUtc="2026-08-11T14:59:00Z">
        <w:r>
          <w:rPr>
            <w:b/>
            <w:bCs/>
          </w:rPr>
          <w:t>45</w:t>
        </w:r>
      </w:ins>
      <w:r>
        <w:rPr>
          <w:b/>
          <w:bCs/>
        </w:rPr>
        <w:t>.-</w:t>
      </w:r>
      <w:r>
        <w:t xml:space="preserve"> Entrada en vigencia. La presente ley entrará en vigencia a partir del día siguiente al de su publicación en el Boletín Oficial. </w:t>
      </w:r>
    </w:p>
    <w:p w14:paraId="02A4EC23" w14:textId="77777777" w:rsidR="001831EF" w:rsidRDefault="00000000">
      <w:pPr>
        <w:spacing w:after="0" w:line="259" w:lineRule="auto"/>
        <w:ind w:left="0" w:right="0" w:firstLine="0"/>
        <w:jc w:val="left"/>
      </w:pPr>
      <w:r>
        <w:t xml:space="preserve"> </w:t>
      </w:r>
    </w:p>
    <w:p w14:paraId="0C03B1A4" w14:textId="1421623D" w:rsidR="001831EF" w:rsidRDefault="00000000">
      <w:pPr>
        <w:ind w:left="-5" w:right="0"/>
      </w:pPr>
      <w:r>
        <w:rPr>
          <w:b/>
          <w:bCs/>
        </w:rPr>
        <w:t xml:space="preserve">ARTÍCULO </w:t>
      </w:r>
      <w:del w:id="1221" w:author="HDO" w:date="2026-08-11T11:59:00Z" w16du:dateUtc="2026-08-11T14:59:00Z">
        <w:r>
          <w:rPr>
            <w:b/>
            <w:bCs/>
          </w:rPr>
          <w:delText>44</w:delText>
        </w:r>
      </w:del>
      <w:ins w:id="1222" w:author="HDO" w:date="2026-08-11T11:59:00Z" w16du:dateUtc="2026-08-11T14:59:00Z">
        <w:r>
          <w:rPr>
            <w:b/>
            <w:bCs/>
          </w:rPr>
          <w:t>46</w:t>
        </w:r>
      </w:ins>
      <w:r>
        <w:rPr>
          <w:b/>
          <w:bCs/>
        </w:rPr>
        <w:t>.-</w:t>
      </w:r>
      <w:r>
        <w:t xml:space="preserve"> Comuníquese al Poder Ejecutivo. </w:t>
      </w:r>
    </w:p>
    <w:p w14:paraId="04C29988" w14:textId="77777777" w:rsidR="001831EF" w:rsidRDefault="00000000">
      <w:pPr>
        <w:spacing w:after="0" w:line="259" w:lineRule="auto"/>
        <w:ind w:left="0" w:right="0" w:firstLine="0"/>
        <w:jc w:val="left"/>
      </w:pPr>
      <w:r>
        <w:t xml:space="preserve"> </w:t>
      </w:r>
    </w:p>
    <w:p w14:paraId="38889C50" w14:textId="77777777" w:rsidR="001831EF" w:rsidRDefault="00000000">
      <w:pPr>
        <w:ind w:left="-5" w:right="0"/>
        <w:sectPr w:rsidR="001831EF">
          <w:headerReference w:type="default" r:id="rId8"/>
          <w:footerReference w:type="default" r:id="rId9"/>
          <w:headerReference w:type="first" r:id="rId10"/>
          <w:footerReference w:type="first" r:id="rId11"/>
          <w:pgSz w:w="11906" w:h="16838"/>
          <w:pgMar w:top="1134" w:right="1432" w:bottom="777" w:left="1440" w:header="720" w:footer="720" w:gutter="0"/>
          <w:cols w:space="720"/>
          <w:formProt w:val="0"/>
          <w:docGrid w:linePitch="100" w:charSpace="4096"/>
        </w:sectPr>
      </w:pPr>
      <w:r>
        <w:lastRenderedPageBreak/>
        <w:t xml:space="preserve">Patricia Bullrich.- Mario P. Cervi.- Enzo P. Fullone.- Ezequiel Atauche.- Agustín P. Coto.- Juan C. Godoy.- Bruno A. Olivera Lucero.- Carmen Álvarez Rivero. </w:t>
      </w:r>
    </w:p>
    <w:p w14:paraId="6BE17032" w14:textId="77777777" w:rsidR="001831EF" w:rsidRDefault="00000000">
      <w:pPr>
        <w:pStyle w:val="Heading1"/>
        <w:ind w:right="6"/>
      </w:pPr>
      <w:r>
        <w:lastRenderedPageBreak/>
        <w:t xml:space="preserve">FUNDAMENTOS </w:t>
      </w:r>
    </w:p>
    <w:p w14:paraId="429A1DE2" w14:textId="77777777" w:rsidR="001831EF" w:rsidRDefault="00000000">
      <w:pPr>
        <w:spacing w:after="0" w:line="259" w:lineRule="auto"/>
        <w:ind w:left="0" w:right="0" w:firstLine="0"/>
        <w:jc w:val="left"/>
      </w:pPr>
      <w:r>
        <w:t xml:space="preserve"> </w:t>
      </w:r>
    </w:p>
    <w:p w14:paraId="2D793A59" w14:textId="77777777" w:rsidR="001831EF" w:rsidRDefault="00000000">
      <w:pPr>
        <w:ind w:left="-5" w:right="0"/>
      </w:pPr>
      <w:r>
        <w:t xml:space="preserve">Señora Presidente: </w:t>
      </w:r>
    </w:p>
    <w:p w14:paraId="1EC03A9B" w14:textId="77777777" w:rsidR="001831EF" w:rsidRDefault="00000000">
      <w:pPr>
        <w:spacing w:after="0" w:line="259" w:lineRule="auto"/>
        <w:ind w:left="0" w:right="0" w:firstLine="0"/>
        <w:jc w:val="left"/>
      </w:pPr>
      <w:r>
        <w:t xml:space="preserve"> </w:t>
      </w:r>
    </w:p>
    <w:p w14:paraId="4F9510B8" w14:textId="77777777" w:rsidR="001831EF" w:rsidRDefault="00000000">
      <w:pPr>
        <w:ind w:left="-5" w:right="0"/>
      </w:pPr>
      <w:r>
        <w:t xml:space="preserve">Entendemos que es tarea del Estado Nacional impulsar políticas que generen mayor libertad en los diferentes órdenes de la vida social, proyectándolas hacia un modelo de país que no solo garantice su ejercicio, sino que fomente la inversión privada como motor del desarrollo. El objetivo es consolidar un crecimiento productivo que afiance, en consonancia con la línea trazada por nuestro Presidente, el posicionamiento definitivo de la Argentina en el contexto internacional. </w:t>
      </w:r>
    </w:p>
    <w:p w14:paraId="24AF3677" w14:textId="77777777" w:rsidR="001831EF" w:rsidRDefault="00000000">
      <w:pPr>
        <w:spacing w:after="0" w:line="259" w:lineRule="auto"/>
        <w:ind w:left="0" w:right="0" w:firstLine="0"/>
        <w:jc w:val="left"/>
      </w:pPr>
      <w:r>
        <w:t xml:space="preserve"> </w:t>
      </w:r>
    </w:p>
    <w:p w14:paraId="70C941FA" w14:textId="77777777" w:rsidR="001831EF" w:rsidRDefault="00000000">
      <w:pPr>
        <w:ind w:left="-5" w:right="0"/>
      </w:pPr>
      <w:r>
        <w:t xml:space="preserve">El modelo de país al que se aspira está orientado a potenciar su inserción global, fomentando el comercio exterior a través de un mercado dinámico, eficiente, desregulado y libre, limitando el rol del Estado y alentando la competencia y los acuerdos entre las partes </w:t>
      </w:r>
    </w:p>
    <w:p w14:paraId="73F51059" w14:textId="77777777" w:rsidR="001831EF" w:rsidRDefault="00000000">
      <w:pPr>
        <w:spacing w:after="0" w:line="259" w:lineRule="auto"/>
        <w:ind w:left="0" w:right="0" w:firstLine="0"/>
        <w:jc w:val="left"/>
      </w:pPr>
      <w:r>
        <w:t xml:space="preserve"> </w:t>
      </w:r>
    </w:p>
    <w:p w14:paraId="1B812231" w14:textId="77777777" w:rsidR="001831EF" w:rsidRDefault="00000000">
      <w:pPr>
        <w:ind w:left="-5" w:right="0"/>
      </w:pPr>
      <w:r>
        <w:t xml:space="preserve">Advertimos la necesidad de actualizar el régimen vigente, a fin de establecer un marco normativo más moderno, previsible y compatible con las transformaciones del mercado energético global. </w:t>
      </w:r>
    </w:p>
    <w:p w14:paraId="44096F04" w14:textId="77777777" w:rsidR="001831EF" w:rsidRDefault="00000000">
      <w:pPr>
        <w:spacing w:after="0" w:line="259" w:lineRule="auto"/>
        <w:ind w:left="0" w:right="0" w:firstLine="0"/>
        <w:jc w:val="left"/>
      </w:pPr>
      <w:r>
        <w:t xml:space="preserve"> </w:t>
      </w:r>
    </w:p>
    <w:p w14:paraId="38F4D5A7" w14:textId="77777777" w:rsidR="001831EF" w:rsidRDefault="00000000">
      <w:pPr>
        <w:ind w:left="-5" w:right="0"/>
      </w:pPr>
      <w:r>
        <w:t xml:space="preserve">El rumbo trazado con reglas claras, seguridad jurídica y un contexto macroeconómico estable apunta, claramente, a devolver la confianza sobre la Argentina permitiendo de esta manera la llegada de nuevas inversiones. La Ley Bases y Puntos de Partida para la Libertad de los Argentinos, a través de profundas reformas estructurales, estableció los cimientos para una nueva etapa de crecimiento. </w:t>
      </w:r>
    </w:p>
    <w:p w14:paraId="23B54268" w14:textId="77777777" w:rsidR="001831EF" w:rsidRDefault="00000000">
      <w:pPr>
        <w:spacing w:after="0" w:line="259" w:lineRule="auto"/>
        <w:ind w:left="0" w:right="0" w:firstLine="0"/>
        <w:jc w:val="left"/>
      </w:pPr>
      <w:r>
        <w:t xml:space="preserve"> </w:t>
      </w:r>
    </w:p>
    <w:p w14:paraId="7BC16858" w14:textId="77777777" w:rsidR="001831EF" w:rsidRDefault="00000000">
      <w:pPr>
        <w:ind w:left="-5" w:right="0"/>
      </w:pPr>
      <w:r>
        <w:t xml:space="preserve">En ese marco, presentamos este proyecto de ley, que busca establecer un nuevo régimen regulatorio para las actividades de elaboración, almacenaje, comercialización, mezcla y autoconsumo de biocombustibles. </w:t>
      </w:r>
    </w:p>
    <w:p w14:paraId="45CCECA2" w14:textId="77777777" w:rsidR="001831EF" w:rsidRDefault="00000000">
      <w:pPr>
        <w:spacing w:after="0" w:line="259" w:lineRule="auto"/>
        <w:ind w:left="0" w:right="0" w:firstLine="0"/>
        <w:jc w:val="left"/>
      </w:pPr>
      <w:r>
        <w:t xml:space="preserve"> </w:t>
      </w:r>
    </w:p>
    <w:p w14:paraId="619ED5A5" w14:textId="77777777" w:rsidR="001831EF" w:rsidRDefault="00000000">
      <w:pPr>
        <w:ind w:left="-5" w:right="0"/>
      </w:pPr>
      <w:r>
        <w:t xml:space="preserve">Por otra parte, vemos necesario aumentar los porcentajes de mezcla obligatoria de biocombustibles con combustibles fósiles, ya que tiene un doble efecto positivo, por un lado, disminuye las emisiones de gases de efecto invernadero y por otro se genera un beneficio económico a la población contribuyendo a diversificar la oferta energética y moderar la exposición del precio final de los combustibles a la volatilidad internacional de los hidrocarburos. </w:t>
      </w:r>
    </w:p>
    <w:p w14:paraId="25771022" w14:textId="77777777" w:rsidR="001831EF" w:rsidRDefault="00000000">
      <w:pPr>
        <w:spacing w:after="0" w:line="259" w:lineRule="auto"/>
        <w:ind w:left="0" w:right="0" w:firstLine="0"/>
        <w:jc w:val="left"/>
      </w:pPr>
      <w:r>
        <w:t xml:space="preserve"> </w:t>
      </w:r>
    </w:p>
    <w:p w14:paraId="63B29F1F" w14:textId="77777777" w:rsidR="001831EF" w:rsidRDefault="00000000">
      <w:pPr>
        <w:ind w:left="-5" w:right="0"/>
      </w:pPr>
      <w:r>
        <w:t xml:space="preserve">El presente proyecto tiene como uno de sus principales objetivos garantizar la protección de los consumidores, definiendo adecuadamente sus derechos y permitiendo el acceso a biocombustibles con estándares de calidad. Asimismo, busca dinamizar el mercado de los biocombustibles generando un marco normativo que estimule las inversiones nacionales e internacionales en el sector. Si bien el proyecto respeta determinados parámetros para la asignación de los volúmenes de corte, busca transicionar hacia un mercado libre donde se genere una verdadera competencia. </w:t>
      </w:r>
    </w:p>
    <w:p w14:paraId="568F5FFF" w14:textId="77777777" w:rsidR="001831EF" w:rsidRDefault="00000000">
      <w:pPr>
        <w:spacing w:after="0" w:line="259" w:lineRule="auto"/>
        <w:ind w:left="0" w:right="0" w:firstLine="0"/>
        <w:jc w:val="left"/>
      </w:pPr>
      <w:r>
        <w:t xml:space="preserve"> </w:t>
      </w:r>
    </w:p>
    <w:p w14:paraId="55629D84" w14:textId="77777777" w:rsidR="001831EF" w:rsidRDefault="00000000">
      <w:pPr>
        <w:ind w:left="-5" w:right="0"/>
      </w:pPr>
      <w:r>
        <w:t xml:space="preserve">A partir de reglas orientadas a la competencia, la transparencia y la libertad contractual, se busca potenciar el desarrollo de los biocombustibles, facilitando así el acceso a mercados </w:t>
      </w:r>
      <w:r>
        <w:lastRenderedPageBreak/>
        <w:t xml:space="preserve">internacionales. Este nuevo enfoque es un factor positivo para el desarrollo económico de nuestro país, ya que contribuye a un mejoramiento sostenido de la balanza de pagos. </w:t>
      </w:r>
    </w:p>
    <w:p w14:paraId="4341AFAA" w14:textId="77777777" w:rsidR="001831EF" w:rsidRDefault="00000000">
      <w:pPr>
        <w:spacing w:after="0" w:line="259" w:lineRule="auto"/>
        <w:ind w:left="0" w:right="0" w:firstLine="0"/>
        <w:jc w:val="left"/>
      </w:pPr>
      <w:r>
        <w:t xml:space="preserve"> </w:t>
      </w:r>
    </w:p>
    <w:p w14:paraId="49FCD703" w14:textId="77777777" w:rsidR="001831EF" w:rsidRDefault="00000000">
      <w:pPr>
        <w:ind w:left="-5" w:right="0"/>
      </w:pPr>
      <w:r>
        <w:t xml:space="preserve">Asimismo, el proyecto también prioriza la reducción de la huella de carbono del sector energético a través del desarrollo de biocombustibles, apuntando a una movilidad sostenible que busca reducir efectivamente el nivel de emisiones. </w:t>
      </w:r>
    </w:p>
    <w:p w14:paraId="03D16828" w14:textId="77777777" w:rsidR="001831EF" w:rsidRDefault="00000000">
      <w:pPr>
        <w:spacing w:after="0" w:line="259" w:lineRule="auto"/>
        <w:ind w:left="0" w:right="0" w:firstLine="0"/>
        <w:jc w:val="left"/>
      </w:pPr>
      <w:r>
        <w:t xml:space="preserve"> </w:t>
      </w:r>
    </w:p>
    <w:p w14:paraId="139586BF" w14:textId="77777777" w:rsidR="001831EF" w:rsidRDefault="00000000">
      <w:pPr>
        <w:ind w:left="-5" w:right="0"/>
      </w:pPr>
      <w:r>
        <w:t xml:space="preserve">En cuanto a las principales disposiciones de la iniciativa, se establece que la Secretaría de Energía será la encargada de administrar, regular y fiscalizar el sector. Entre sus funciones estarán regular las actividades vinculadas al sector biocombustibles, promover las exportaciones, fiscalizar el ejercicio de las actividades, incentivar la producción e implementar un sistema único de comercialización transparente. </w:t>
      </w:r>
    </w:p>
    <w:p w14:paraId="6A5F1A69" w14:textId="77777777" w:rsidR="001831EF" w:rsidRDefault="00000000">
      <w:pPr>
        <w:spacing w:after="0" w:line="259" w:lineRule="auto"/>
        <w:ind w:left="0" w:right="0" w:firstLine="0"/>
        <w:jc w:val="left"/>
      </w:pPr>
      <w:r>
        <w:t xml:space="preserve"> </w:t>
      </w:r>
    </w:p>
    <w:p w14:paraId="5D8523DB" w14:textId="77777777" w:rsidR="001831EF" w:rsidRDefault="00000000">
      <w:pPr>
        <w:ind w:left="-5" w:right="0"/>
      </w:pPr>
      <w:r>
        <w:t xml:space="preserve">Por otra parte, se avanza hacia una definición ampliada de biocombustible, que incluye los generados a partir de procesos agropecuarios, agroindustriales, residuos orgánicos y hasta combustibles sintéticos, siempre y cuando se cumplan los requisitos de calidad y sostenibilidad. </w:t>
      </w:r>
    </w:p>
    <w:p w14:paraId="57BD701C" w14:textId="77777777" w:rsidR="001831EF" w:rsidRDefault="00000000">
      <w:pPr>
        <w:spacing w:after="0" w:line="259" w:lineRule="auto"/>
        <w:ind w:left="0" w:right="0" w:firstLine="0"/>
        <w:jc w:val="left"/>
      </w:pPr>
      <w:r>
        <w:t xml:space="preserve"> </w:t>
      </w:r>
    </w:p>
    <w:p w14:paraId="1982BD10" w14:textId="77777777" w:rsidR="001831EF" w:rsidRDefault="00000000">
      <w:pPr>
        <w:ind w:left="-5" w:right="0"/>
      </w:pPr>
      <w:r>
        <w:t xml:space="preserve">Asimismo, el proyecto establece que, cumplido el plazo de 12 meses desde su sanción, deberán elevarse los porcentajes de corte obligatorio de biocombustibles aplicables al gasoil y a las naftas. </w:t>
      </w:r>
    </w:p>
    <w:p w14:paraId="479BCEF3" w14:textId="77777777" w:rsidR="001831EF" w:rsidRDefault="00000000">
      <w:pPr>
        <w:spacing w:after="0" w:line="259" w:lineRule="auto"/>
        <w:ind w:left="0" w:right="0" w:firstLine="0"/>
        <w:jc w:val="left"/>
      </w:pPr>
      <w:r>
        <w:t xml:space="preserve"> </w:t>
      </w:r>
    </w:p>
    <w:p w14:paraId="3F5F2CB3" w14:textId="77777777" w:rsidR="001831EF" w:rsidRDefault="00000000">
      <w:pPr>
        <w:ind w:left="-5" w:right="0"/>
      </w:pPr>
      <w:r>
        <w:t xml:space="preserve">También se busca incentivar la aplicación de biocombustibles en el sector transporte, con políticas públicas destinadas a promover el uso de biogás, biometano, biojet y otros combustibles sostenibles. A su vez, se permite la disponibilidad de biocombustibles con cortes incrementales al porcentaje obligatorio, aumentando así la oferta disponible para los consumidores. </w:t>
      </w:r>
    </w:p>
    <w:p w14:paraId="4142A27F" w14:textId="77777777" w:rsidR="001831EF" w:rsidRDefault="00000000">
      <w:pPr>
        <w:spacing w:after="0" w:line="259" w:lineRule="auto"/>
        <w:ind w:left="0" w:right="0" w:firstLine="0"/>
        <w:jc w:val="left"/>
      </w:pPr>
      <w:r>
        <w:t xml:space="preserve"> </w:t>
      </w:r>
    </w:p>
    <w:p w14:paraId="3460C950" w14:textId="77777777" w:rsidR="001831EF" w:rsidRDefault="00000000">
      <w:pPr>
        <w:ind w:left="-5" w:right="0"/>
      </w:pPr>
      <w:r>
        <w:t xml:space="preserve">Este proyecto promueve la libre incorporación de surtidores adicionales con cortes incrementales de biocombustibles a los obligatorios por parte de las empresas expendedoras de combustible o cualquier otra boca de expendio, sin otro requisito que el cumplimiento de las reglamentaciones técnicas respecto de la calidad de combustibles establecida por la autoridad de aplicación. </w:t>
      </w:r>
    </w:p>
    <w:p w14:paraId="0017E07A" w14:textId="77777777" w:rsidR="001831EF" w:rsidRDefault="00000000">
      <w:pPr>
        <w:spacing w:after="0" w:line="259" w:lineRule="auto"/>
        <w:ind w:left="0" w:right="0" w:firstLine="0"/>
        <w:jc w:val="left"/>
      </w:pPr>
      <w:r>
        <w:t xml:space="preserve"> </w:t>
      </w:r>
    </w:p>
    <w:p w14:paraId="2F0B56B4" w14:textId="77777777" w:rsidR="001831EF" w:rsidRDefault="00000000">
      <w:pPr>
        <w:ind w:left="-5" w:right="0"/>
      </w:pPr>
      <w:r>
        <w:t xml:space="preserve">Con el fin de dotar de mayor dinamismo al sector, se instituye un sistema de comercialización electrónico, transparente y trazable, destinado a ordenar las operaciones entre productores y mezcladores. Este mecanismo procura sustituir progresivamente esquemas administrativos poco flexibles por herramientas de mercado, asegurando publicidad, concurrencia, registro de operaciones y mayor eficiencia en la formación de precios. </w:t>
      </w:r>
    </w:p>
    <w:p w14:paraId="6109FB93" w14:textId="77777777" w:rsidR="001831EF" w:rsidRDefault="00000000">
      <w:pPr>
        <w:spacing w:after="0" w:line="259" w:lineRule="auto"/>
        <w:ind w:left="0" w:right="0" w:firstLine="0"/>
        <w:jc w:val="left"/>
      </w:pPr>
      <w:r>
        <w:t xml:space="preserve"> </w:t>
      </w:r>
    </w:p>
    <w:p w14:paraId="5705291E" w14:textId="77777777" w:rsidR="001831EF" w:rsidRDefault="00000000">
      <w:pPr>
        <w:ind w:left="-5" w:right="0"/>
      </w:pPr>
      <w:r>
        <w:t xml:space="preserve">El proyecto contempla un Período de Transición para el sector de biodiesel dirigido a conciliar el régimen vigente de la Ley N° 27.640 con los objetivos del nuevo marco regulatorio. Esto es fundamental en pos de asegurar una transición ordenada entre el esquema vigente y las metas propuestas por esta ley. </w:t>
      </w:r>
    </w:p>
    <w:p w14:paraId="7C074141" w14:textId="77777777" w:rsidR="001831EF" w:rsidRDefault="00000000">
      <w:pPr>
        <w:spacing w:after="0" w:line="259" w:lineRule="auto"/>
        <w:ind w:left="0" w:right="0" w:firstLine="0"/>
        <w:jc w:val="left"/>
      </w:pPr>
      <w:r>
        <w:t xml:space="preserve"> </w:t>
      </w:r>
    </w:p>
    <w:p w14:paraId="3D5F6741" w14:textId="77777777" w:rsidR="001831EF" w:rsidRDefault="00000000">
      <w:pPr>
        <w:ind w:left="-5" w:right="0"/>
      </w:pPr>
      <w:r>
        <w:lastRenderedPageBreak/>
        <w:t xml:space="preserve">En cuanto al sector de bioetanol, el mismo se encuentra excluido del mencionado periodo en virtud de que su dinámica hace posible que se aplique un esquema de operatividad inmediata para potenciar la libre competencia maximizando su productividad. </w:t>
      </w:r>
    </w:p>
    <w:p w14:paraId="10090035" w14:textId="77777777" w:rsidR="001831EF" w:rsidRDefault="00000000">
      <w:pPr>
        <w:spacing w:after="0" w:line="259" w:lineRule="auto"/>
        <w:ind w:left="0" w:right="0" w:firstLine="0"/>
        <w:jc w:val="left"/>
      </w:pPr>
      <w:r>
        <w:t xml:space="preserve"> </w:t>
      </w:r>
    </w:p>
    <w:p w14:paraId="4459B1B1" w14:textId="77777777" w:rsidR="001831EF" w:rsidRDefault="00000000">
      <w:pPr>
        <w:ind w:left="-5" w:right="0"/>
      </w:pPr>
      <w:r>
        <w:t xml:space="preserve">Finalmente, la iniciativa promueve una transición orientada a un mercado más dinámico, focalizado en la libertad contractual, la posibilidad de celebrar contratos a término y la habilitación de cortes superiores permiten adaptar la oferta y la demanda a las condiciones reales del mercado, sin abandonar los objetivos de abastecimiento, calidad y seguridad. </w:t>
      </w:r>
    </w:p>
    <w:p w14:paraId="4002B53B" w14:textId="77777777" w:rsidR="001831EF" w:rsidRDefault="00000000">
      <w:pPr>
        <w:spacing w:after="0" w:line="259" w:lineRule="auto"/>
        <w:ind w:left="0" w:right="0" w:firstLine="0"/>
        <w:jc w:val="left"/>
      </w:pPr>
      <w:r>
        <w:t xml:space="preserve"> </w:t>
      </w:r>
    </w:p>
    <w:p w14:paraId="42EF81C8" w14:textId="77777777" w:rsidR="001831EF" w:rsidRDefault="00000000">
      <w:pPr>
        <w:ind w:left="-5" w:right="0"/>
      </w:pPr>
      <w:r>
        <w:t xml:space="preserve">En conclusión, el presente proyecto propone establecer un régimen de biocombustibles de cara al futuro, moderno, previsible y competitivo. Su eje central es promover la inversión productiva, acompañar la transición energética y fomentar las exportaciones de biocombustibles, garantizando los más altos estándares internacionales de calidad. </w:t>
      </w:r>
    </w:p>
    <w:p w14:paraId="7952BE54" w14:textId="77777777" w:rsidR="001831EF" w:rsidRDefault="00000000">
      <w:pPr>
        <w:spacing w:after="0" w:line="259" w:lineRule="auto"/>
        <w:ind w:left="0" w:right="0" w:firstLine="0"/>
        <w:jc w:val="left"/>
      </w:pPr>
      <w:r>
        <w:t xml:space="preserve"> </w:t>
      </w:r>
    </w:p>
    <w:p w14:paraId="765C9333" w14:textId="77777777" w:rsidR="001831EF" w:rsidRDefault="00000000">
      <w:pPr>
        <w:ind w:left="-5" w:right="0"/>
      </w:pPr>
      <w:r>
        <w:t xml:space="preserve">En virtud de los motivos expuestos, solicitamos el acompañamiento y aprobación de este proyecto de ley. </w:t>
      </w:r>
    </w:p>
    <w:p w14:paraId="588800F0" w14:textId="77777777" w:rsidR="001831EF" w:rsidRDefault="00000000">
      <w:pPr>
        <w:spacing w:after="0" w:line="259" w:lineRule="auto"/>
        <w:ind w:left="0" w:right="0" w:firstLine="0"/>
        <w:jc w:val="left"/>
      </w:pPr>
      <w:r>
        <w:t xml:space="preserve"> </w:t>
      </w:r>
    </w:p>
    <w:p w14:paraId="293B2151" w14:textId="77C3469F" w:rsidR="001831EF" w:rsidRDefault="00000000">
      <w:pPr>
        <w:ind w:left="-5" w:right="0"/>
      </w:pPr>
      <w:r>
        <w:t>Patricia Bullrich</w:t>
      </w:r>
      <w:del w:id="1223" w:author="HDO" w:date="2026-08-11T11:59:00Z" w16du:dateUtc="2026-08-11T14:59:00Z">
        <w:r>
          <w:delText>. -</w:delText>
        </w:r>
      </w:del>
      <w:ins w:id="1224" w:author="HDO" w:date="2026-08-11T11:59:00Z" w16du:dateUtc="2026-08-11T14:59:00Z">
        <w:r>
          <w:t>.-</w:t>
        </w:r>
      </w:ins>
      <w:r>
        <w:t xml:space="preserve"> Mario P. Cervi</w:t>
      </w:r>
      <w:del w:id="1225" w:author="HDO" w:date="2026-08-11T11:59:00Z" w16du:dateUtc="2026-08-11T14:59:00Z">
        <w:r>
          <w:delText>. -</w:delText>
        </w:r>
      </w:del>
      <w:ins w:id="1226" w:author="HDO" w:date="2026-08-11T11:59:00Z" w16du:dateUtc="2026-08-11T14:59:00Z">
        <w:r>
          <w:t>.-</w:t>
        </w:r>
      </w:ins>
      <w:r>
        <w:t xml:space="preserve"> Enzo P. Fullone</w:t>
      </w:r>
      <w:del w:id="1227" w:author="HDO" w:date="2026-08-11T11:59:00Z" w16du:dateUtc="2026-08-11T14:59:00Z">
        <w:r>
          <w:delText>. -</w:delText>
        </w:r>
      </w:del>
      <w:ins w:id="1228" w:author="HDO" w:date="2026-08-11T11:59:00Z" w16du:dateUtc="2026-08-11T14:59:00Z">
        <w:r>
          <w:t>.-</w:t>
        </w:r>
      </w:ins>
      <w:r>
        <w:t xml:space="preserve"> Ezequiel </w:t>
      </w:r>
      <w:proofErr w:type="spellStart"/>
      <w:r>
        <w:t>Atauche</w:t>
      </w:r>
      <w:proofErr w:type="spellEnd"/>
      <w:del w:id="1229" w:author="HDO" w:date="2026-08-11T11:59:00Z" w16du:dateUtc="2026-08-11T14:59:00Z">
        <w:r>
          <w:delText>. -</w:delText>
        </w:r>
      </w:del>
      <w:ins w:id="1230" w:author="HDO" w:date="2026-08-11T11:59:00Z" w16du:dateUtc="2026-08-11T14:59:00Z">
        <w:r>
          <w:t>.-</w:t>
        </w:r>
      </w:ins>
      <w:r>
        <w:t xml:space="preserve"> Agustín P. Coto</w:t>
      </w:r>
      <w:del w:id="1231" w:author="HDO" w:date="2026-08-11T11:59:00Z" w16du:dateUtc="2026-08-11T14:59:00Z">
        <w:r>
          <w:delText>. -</w:delText>
        </w:r>
      </w:del>
      <w:ins w:id="1232" w:author="HDO" w:date="2026-08-11T11:59:00Z" w16du:dateUtc="2026-08-11T14:59:00Z">
        <w:r>
          <w:t>.-</w:t>
        </w:r>
      </w:ins>
      <w:r>
        <w:t xml:space="preserve"> Juan C. Godoy</w:t>
      </w:r>
      <w:del w:id="1233" w:author="HDO" w:date="2026-08-11T11:59:00Z" w16du:dateUtc="2026-08-11T14:59:00Z">
        <w:r>
          <w:delText>. -</w:delText>
        </w:r>
      </w:del>
      <w:ins w:id="1234" w:author="HDO" w:date="2026-08-11T11:59:00Z" w16du:dateUtc="2026-08-11T14:59:00Z">
        <w:r>
          <w:t>.-</w:t>
        </w:r>
      </w:ins>
      <w:r>
        <w:t xml:space="preserve"> Bruno A. Olivera Lucero</w:t>
      </w:r>
      <w:del w:id="1235" w:author="HDO" w:date="2026-08-11T11:59:00Z" w16du:dateUtc="2026-08-11T14:59:00Z">
        <w:r>
          <w:delText>. -</w:delText>
        </w:r>
      </w:del>
      <w:ins w:id="1236" w:author="HDO" w:date="2026-08-11T11:59:00Z" w16du:dateUtc="2026-08-11T14:59:00Z">
        <w:r>
          <w:t>.-</w:t>
        </w:r>
      </w:ins>
      <w:r>
        <w:t xml:space="preserve"> </w:t>
      </w:r>
    </w:p>
    <w:sectPr w:rsidR="001831EF">
      <w:headerReference w:type="even" r:id="rId12"/>
      <w:headerReference w:type="default" r:id="rId13"/>
      <w:footerReference w:type="even" r:id="rId14"/>
      <w:footerReference w:type="default" r:id="rId15"/>
      <w:headerReference w:type="first" r:id="rId16"/>
      <w:footerReference w:type="first" r:id="rId17"/>
      <w:pgSz w:w="11906" w:h="16838"/>
      <w:pgMar w:top="1134" w:right="1383" w:bottom="2668" w:left="1628" w:header="866" w:footer="99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5195FB" w14:textId="77777777" w:rsidR="00847FC6" w:rsidRDefault="00847FC6">
      <w:pPr>
        <w:spacing w:after="0" w:line="240" w:lineRule="auto"/>
      </w:pPr>
      <w:r>
        <w:separator/>
      </w:r>
    </w:p>
  </w:endnote>
  <w:endnote w:type="continuationSeparator" w:id="0">
    <w:p w14:paraId="4DACAE72" w14:textId="77777777" w:rsidR="00847FC6" w:rsidRDefault="00847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A8C7B" w14:textId="77777777" w:rsidR="001831EF" w:rsidRDefault="001831EF">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F1886" w14:textId="77777777" w:rsidR="001831EF" w:rsidRDefault="001831E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BC116" w14:textId="77777777" w:rsidR="001831EF" w:rsidRDefault="00000000">
    <w:pPr>
      <w:spacing w:after="264" w:line="259" w:lineRule="auto"/>
      <w:ind w:left="35" w:right="0" w:firstLine="0"/>
      <w:jc w:val="center"/>
    </w:pPr>
    <w:r>
      <w:rPr>
        <w:rFonts w:ascii="Calibri" w:eastAsia="Calibri" w:hAnsi="Calibri" w:cs="Calibri"/>
        <w:sz w:val="18"/>
      </w:rPr>
      <w:t xml:space="preserve"> </w:t>
    </w:r>
  </w:p>
  <w:p w14:paraId="5EDB4347" w14:textId="77777777" w:rsidR="001831EF" w:rsidRDefault="00000000">
    <w:pPr>
      <w:spacing w:after="79" w:line="259" w:lineRule="auto"/>
      <w:ind w:left="0" w:right="0" w:firstLine="0"/>
      <w:jc w:val="left"/>
    </w:pPr>
    <w:r>
      <w:rPr>
        <w:rFonts w:ascii="Calibri" w:eastAsia="Calibri" w:hAnsi="Calibri" w:cs="Calibri"/>
        <w:sz w:val="18"/>
      </w:rPr>
      <w:t xml:space="preserve">VERSION PRELIMINAR SUSCEPTIBLE DE CORRECCION UNA VEZ CONFRONTADO CON EL EXPEDIENTE ORIGINAL </w:t>
    </w:r>
  </w:p>
  <w:p w14:paraId="1CB0F647" w14:textId="77777777" w:rsidR="001831EF" w:rsidRDefault="00000000">
    <w:pPr>
      <w:spacing w:after="225" w:line="259" w:lineRule="auto"/>
      <w:ind w:left="0" w:right="0" w:firstLine="0"/>
      <w:jc w:val="left"/>
    </w:pPr>
    <w:r>
      <w:rPr>
        <w:rFonts w:ascii="Calibri" w:eastAsia="Calibri" w:hAnsi="Calibri" w:cs="Calibri"/>
        <w:b/>
      </w:rPr>
      <w:t xml:space="preserve"> </w:t>
    </w:r>
  </w:p>
  <w:p w14:paraId="4BE4C275" w14:textId="77777777" w:rsidR="001831EF" w:rsidRDefault="00000000">
    <w:pPr>
      <w:spacing w:after="0" w:line="259" w:lineRule="auto"/>
      <w:ind w:left="40" w:right="0" w:firstLine="0"/>
      <w:jc w:val="center"/>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1E9DCF" w14:textId="77777777" w:rsidR="001831EF" w:rsidRDefault="00000000">
    <w:pPr>
      <w:spacing w:after="264" w:line="259" w:lineRule="auto"/>
      <w:ind w:left="35" w:right="0" w:firstLine="0"/>
      <w:jc w:val="center"/>
    </w:pPr>
    <w:r>
      <w:rPr>
        <w:rFonts w:ascii="Calibri" w:eastAsia="Calibri" w:hAnsi="Calibri" w:cs="Calibri"/>
        <w:sz w:val="18"/>
      </w:rPr>
      <w:t xml:space="preserve"> </w:t>
    </w:r>
  </w:p>
  <w:p w14:paraId="6798D1A2" w14:textId="77777777" w:rsidR="001831EF" w:rsidRDefault="00000000">
    <w:pPr>
      <w:spacing w:after="79" w:line="259" w:lineRule="auto"/>
      <w:ind w:left="0" w:right="0" w:firstLine="0"/>
      <w:jc w:val="left"/>
    </w:pPr>
    <w:r>
      <w:rPr>
        <w:rFonts w:ascii="Calibri" w:eastAsia="Calibri" w:hAnsi="Calibri" w:cs="Calibri"/>
        <w:sz w:val="18"/>
      </w:rPr>
      <w:t xml:space="preserve">VERSION PRELIMINAR SUSCEPTIBLE DE CORRECCION UNA VEZ CONFRONTADO CON EL EXPEDIENTE ORIGINAL </w:t>
    </w:r>
  </w:p>
  <w:p w14:paraId="6CAF1FF8" w14:textId="77777777" w:rsidR="001831EF" w:rsidRDefault="00000000">
    <w:pPr>
      <w:spacing w:after="225" w:line="259" w:lineRule="auto"/>
      <w:ind w:left="0" w:right="0" w:firstLine="0"/>
      <w:jc w:val="left"/>
    </w:pPr>
    <w:r>
      <w:rPr>
        <w:rFonts w:ascii="Calibri" w:eastAsia="Calibri" w:hAnsi="Calibri" w:cs="Calibri"/>
        <w:b/>
      </w:rPr>
      <w:t xml:space="preserve"> </w:t>
    </w:r>
  </w:p>
  <w:p w14:paraId="156A716C" w14:textId="77777777" w:rsidR="001831EF" w:rsidRDefault="00000000">
    <w:pPr>
      <w:spacing w:after="0" w:line="259" w:lineRule="auto"/>
      <w:ind w:left="40" w:right="0" w:firstLine="0"/>
      <w:jc w:val="center"/>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A3416" w14:textId="77777777" w:rsidR="001831EF" w:rsidRDefault="00000000">
    <w:pPr>
      <w:spacing w:after="264" w:line="259" w:lineRule="auto"/>
      <w:ind w:left="35" w:right="0" w:firstLine="0"/>
      <w:jc w:val="center"/>
    </w:pPr>
    <w:r>
      <w:rPr>
        <w:rFonts w:ascii="Calibri" w:eastAsia="Calibri" w:hAnsi="Calibri" w:cs="Calibri"/>
        <w:sz w:val="18"/>
      </w:rPr>
      <w:t xml:space="preserve"> </w:t>
    </w:r>
  </w:p>
  <w:p w14:paraId="743D270D" w14:textId="77777777" w:rsidR="001831EF" w:rsidRDefault="00000000">
    <w:pPr>
      <w:spacing w:after="79" w:line="259" w:lineRule="auto"/>
      <w:ind w:left="0" w:right="0" w:firstLine="0"/>
      <w:jc w:val="left"/>
    </w:pPr>
    <w:r>
      <w:rPr>
        <w:rFonts w:ascii="Calibri" w:eastAsia="Calibri" w:hAnsi="Calibri" w:cs="Calibri"/>
        <w:sz w:val="18"/>
      </w:rPr>
      <w:t xml:space="preserve">VERSION PRELIMINAR SUSCEPTIBLE DE CORRECCION UNA VEZ CONFRONTADO CON EL EXPEDIENTE ORIGINAL </w:t>
    </w:r>
  </w:p>
  <w:p w14:paraId="69100FB0" w14:textId="77777777" w:rsidR="001831EF" w:rsidRDefault="00000000">
    <w:pPr>
      <w:spacing w:after="225" w:line="259" w:lineRule="auto"/>
      <w:ind w:left="0" w:right="0" w:firstLine="0"/>
      <w:jc w:val="left"/>
    </w:pPr>
    <w:r>
      <w:rPr>
        <w:rFonts w:ascii="Calibri" w:eastAsia="Calibri" w:hAnsi="Calibri" w:cs="Calibri"/>
        <w:b/>
      </w:rPr>
      <w:t xml:space="preserve"> </w:t>
    </w:r>
  </w:p>
  <w:p w14:paraId="2836B76B" w14:textId="77777777" w:rsidR="001831EF" w:rsidRDefault="00000000">
    <w:pPr>
      <w:spacing w:after="0" w:line="259" w:lineRule="auto"/>
      <w:ind w:left="40" w:right="0" w:firstLine="0"/>
      <w:jc w:val="center"/>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C8FCDE" w14:textId="77777777" w:rsidR="00847FC6" w:rsidRDefault="00847FC6">
      <w:pPr>
        <w:spacing w:after="0" w:line="240" w:lineRule="auto"/>
      </w:pPr>
      <w:r>
        <w:separator/>
      </w:r>
    </w:p>
  </w:footnote>
  <w:footnote w:type="continuationSeparator" w:id="0">
    <w:p w14:paraId="2E4B64CF" w14:textId="77777777" w:rsidR="00847FC6" w:rsidRDefault="00847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8B8490" w14:textId="77777777" w:rsidR="001831EF" w:rsidRDefault="001831E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3E2C21" w14:textId="77777777" w:rsidR="001831EF" w:rsidRDefault="001831E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90F845" w14:textId="77777777" w:rsidR="001831EF" w:rsidRDefault="00000000">
    <w:pPr>
      <w:spacing w:after="261" w:line="259" w:lineRule="auto"/>
      <w:ind w:left="0" w:right="-40" w:firstLine="0"/>
      <w:jc w:val="right"/>
    </w:pPr>
    <w:r>
      <w:rPr>
        <w:rFonts w:ascii="Calibri" w:eastAsia="Calibri" w:hAnsi="Calibri" w:cs="Calibri"/>
        <w:sz w:val="20"/>
      </w:rPr>
      <w:t xml:space="preserve"> </w:t>
    </w:r>
  </w:p>
  <w:p w14:paraId="1D914679" w14:textId="77777777" w:rsidR="001831EF" w:rsidRDefault="00000000">
    <w:pPr>
      <w:spacing w:after="0" w:line="259" w:lineRule="auto"/>
      <w:ind w:left="0" w:right="8" w:firstLine="0"/>
      <w:jc w:val="right"/>
    </w:pPr>
    <w:r>
      <w:rPr>
        <w:rFonts w:ascii="Calibri" w:eastAsia="Calibri" w:hAnsi="Calibri" w:cs="Calibri"/>
        <w:sz w:val="20"/>
      </w:rPr>
      <w:t xml:space="preserve">“2026 – Año del 120º Aniversario del Palacio Legislativo”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E31185" w14:textId="77777777" w:rsidR="001831EF" w:rsidRDefault="00000000">
    <w:pPr>
      <w:spacing w:after="261" w:line="259" w:lineRule="auto"/>
      <w:ind w:left="0" w:right="-40" w:firstLine="0"/>
      <w:jc w:val="right"/>
    </w:pPr>
    <w:r>
      <w:rPr>
        <w:rFonts w:ascii="Calibri" w:eastAsia="Calibri" w:hAnsi="Calibri" w:cs="Calibri"/>
        <w:sz w:val="20"/>
      </w:rPr>
      <w:t xml:space="preserve"> </w:t>
    </w:r>
  </w:p>
  <w:p w14:paraId="6E23EE7C" w14:textId="77777777" w:rsidR="001831EF" w:rsidRDefault="00000000">
    <w:pPr>
      <w:spacing w:after="0" w:line="259" w:lineRule="auto"/>
      <w:ind w:left="0" w:right="8" w:firstLine="0"/>
      <w:jc w:val="right"/>
    </w:pPr>
    <w:r>
      <w:rPr>
        <w:rFonts w:ascii="Calibri" w:eastAsia="Calibri" w:hAnsi="Calibri" w:cs="Calibri"/>
        <w:sz w:val="20"/>
      </w:rPr>
      <w:t xml:space="preserve">“2026 – Año del 120º Aniversario del Palacio Legislativo”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A3988" w14:textId="77777777" w:rsidR="001831EF" w:rsidRDefault="00000000">
    <w:pPr>
      <w:spacing w:after="261" w:line="259" w:lineRule="auto"/>
      <w:ind w:left="0" w:right="-40" w:firstLine="0"/>
      <w:jc w:val="right"/>
    </w:pPr>
    <w:r>
      <w:rPr>
        <w:rFonts w:ascii="Calibri" w:eastAsia="Calibri" w:hAnsi="Calibri" w:cs="Calibri"/>
        <w:sz w:val="20"/>
      </w:rPr>
      <w:t xml:space="preserve"> </w:t>
    </w:r>
  </w:p>
  <w:p w14:paraId="41ADF93D" w14:textId="77777777" w:rsidR="001831EF" w:rsidRDefault="00000000">
    <w:pPr>
      <w:spacing w:after="0" w:line="259" w:lineRule="auto"/>
      <w:ind w:left="0" w:right="8" w:firstLine="0"/>
      <w:jc w:val="right"/>
    </w:pPr>
    <w:r>
      <w:rPr>
        <w:rFonts w:ascii="Calibri" w:eastAsia="Calibri" w:hAnsi="Calibri" w:cs="Calibri"/>
        <w:sz w:val="20"/>
      </w:rPr>
      <w:t xml:space="preserve">“2026 – Año del 120º Aniversario del Palacio Legislativo”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17946"/>
    <w:multiLevelType w:val="multilevel"/>
    <w:tmpl w:val="ADC288E6"/>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40C50B6"/>
    <w:multiLevelType w:val="multilevel"/>
    <w:tmpl w:val="57328554"/>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16EF04C9"/>
    <w:multiLevelType w:val="hybridMultilevel"/>
    <w:tmpl w:val="431883A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3633FB"/>
    <w:multiLevelType w:val="multilevel"/>
    <w:tmpl w:val="E2E03B02"/>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4" w15:restartNumberingAfterBreak="0">
    <w:nsid w:val="17ED22C5"/>
    <w:multiLevelType w:val="hybridMultilevel"/>
    <w:tmpl w:val="429E0CD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DF4E36"/>
    <w:multiLevelType w:val="multilevel"/>
    <w:tmpl w:val="60D8C5DA"/>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6" w15:restartNumberingAfterBreak="0">
    <w:nsid w:val="22567828"/>
    <w:multiLevelType w:val="multilevel"/>
    <w:tmpl w:val="D968EE4A"/>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7" w15:restartNumberingAfterBreak="0">
    <w:nsid w:val="2AEC4EC5"/>
    <w:multiLevelType w:val="multilevel"/>
    <w:tmpl w:val="6652E01E"/>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8" w15:restartNumberingAfterBreak="0">
    <w:nsid w:val="2FEA54A7"/>
    <w:multiLevelType w:val="multilevel"/>
    <w:tmpl w:val="8780C2CC"/>
    <w:lvl w:ilvl="0">
      <w:start w:val="1"/>
      <w:numFmt w:val="decimal"/>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9" w15:restartNumberingAfterBreak="0">
    <w:nsid w:val="320E7EB7"/>
    <w:multiLevelType w:val="hybridMultilevel"/>
    <w:tmpl w:val="00B8D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C536D"/>
    <w:multiLevelType w:val="hybridMultilevel"/>
    <w:tmpl w:val="BC86EA3A"/>
    <w:lvl w:ilvl="0" w:tplc="6F42C284">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D57CB"/>
    <w:multiLevelType w:val="multilevel"/>
    <w:tmpl w:val="ABF2DDEC"/>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2" w15:restartNumberingAfterBreak="0">
    <w:nsid w:val="428517F6"/>
    <w:multiLevelType w:val="multilevel"/>
    <w:tmpl w:val="CEE2380A"/>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6377D62"/>
    <w:multiLevelType w:val="multilevel"/>
    <w:tmpl w:val="F416951A"/>
    <w:lvl w:ilvl="0">
      <w:start w:val="1"/>
      <w:numFmt w:val="lowerRoman"/>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4" w15:restartNumberingAfterBreak="0">
    <w:nsid w:val="47D3255E"/>
    <w:multiLevelType w:val="multilevel"/>
    <w:tmpl w:val="9B78CDE4"/>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5" w15:restartNumberingAfterBreak="0">
    <w:nsid w:val="480B1364"/>
    <w:multiLevelType w:val="multilevel"/>
    <w:tmpl w:val="0F2453FE"/>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6" w15:restartNumberingAfterBreak="0">
    <w:nsid w:val="483D1F9E"/>
    <w:multiLevelType w:val="multilevel"/>
    <w:tmpl w:val="60D8C5DA"/>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7" w15:restartNumberingAfterBreak="0">
    <w:nsid w:val="53175CCC"/>
    <w:multiLevelType w:val="multilevel"/>
    <w:tmpl w:val="7B363A98"/>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18" w15:restartNumberingAfterBreak="0">
    <w:nsid w:val="55D75AB8"/>
    <w:multiLevelType w:val="multilevel"/>
    <w:tmpl w:val="386C00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6161029C"/>
    <w:multiLevelType w:val="multilevel"/>
    <w:tmpl w:val="A15A6C06"/>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0" w15:restartNumberingAfterBreak="0">
    <w:nsid w:val="76B727C2"/>
    <w:multiLevelType w:val="multilevel"/>
    <w:tmpl w:val="CDD28C5A"/>
    <w:lvl w:ilvl="0">
      <w:start w:val="1"/>
      <w:numFmt w:val="lowerLetter"/>
      <w:lvlText w:val="%1)"/>
      <w:lvlJc w:val="left"/>
      <w:pPr>
        <w:tabs>
          <w:tab w:val="num" w:pos="0"/>
        </w:tabs>
        <w:ind w:left="1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num w:numId="1" w16cid:durableId="1931042633">
    <w:abstractNumId w:val="1"/>
  </w:num>
  <w:num w:numId="2" w16cid:durableId="1167749648">
    <w:abstractNumId w:val="15"/>
  </w:num>
  <w:num w:numId="3" w16cid:durableId="409158249">
    <w:abstractNumId w:val="11"/>
  </w:num>
  <w:num w:numId="4" w16cid:durableId="1484543620">
    <w:abstractNumId w:val="6"/>
  </w:num>
  <w:num w:numId="5" w16cid:durableId="575091104">
    <w:abstractNumId w:val="5"/>
  </w:num>
  <w:num w:numId="6" w16cid:durableId="1618246835">
    <w:abstractNumId w:val="14"/>
  </w:num>
  <w:num w:numId="7" w16cid:durableId="178744580">
    <w:abstractNumId w:val="3"/>
  </w:num>
  <w:num w:numId="8" w16cid:durableId="589316544">
    <w:abstractNumId w:val="17"/>
  </w:num>
  <w:num w:numId="9" w16cid:durableId="725102510">
    <w:abstractNumId w:val="20"/>
  </w:num>
  <w:num w:numId="10" w16cid:durableId="498228364">
    <w:abstractNumId w:val="8"/>
  </w:num>
  <w:num w:numId="11" w16cid:durableId="91366014">
    <w:abstractNumId w:val="7"/>
  </w:num>
  <w:num w:numId="12" w16cid:durableId="474294328">
    <w:abstractNumId w:val="13"/>
  </w:num>
  <w:num w:numId="13" w16cid:durableId="642584641">
    <w:abstractNumId w:val="19"/>
  </w:num>
  <w:num w:numId="14" w16cid:durableId="649746000">
    <w:abstractNumId w:val="0"/>
  </w:num>
  <w:num w:numId="15" w16cid:durableId="946036669">
    <w:abstractNumId w:val="12"/>
  </w:num>
  <w:num w:numId="16" w16cid:durableId="1515612331">
    <w:abstractNumId w:val="18"/>
  </w:num>
  <w:num w:numId="17" w16cid:durableId="476993903">
    <w:abstractNumId w:val="9"/>
  </w:num>
  <w:num w:numId="18" w16cid:durableId="1431048047">
    <w:abstractNumId w:val="10"/>
  </w:num>
  <w:num w:numId="19" w16cid:durableId="850872922">
    <w:abstractNumId w:val="2"/>
  </w:num>
  <w:num w:numId="20" w16cid:durableId="203101222">
    <w:abstractNumId w:val="4"/>
  </w:num>
  <w:num w:numId="21" w16cid:durableId="437675462">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DO">
    <w15:presenceInfo w15:providerId="None" w15:userId="HDO"/>
  </w15:person>
  <w15:person w15:author="Hilarion Del Olmo">
    <w15:presenceInfo w15:providerId="Windows Live" w15:userId="19bdd2fe4f318ba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trackRevisions/>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EF"/>
    <w:rsid w:val="00047238"/>
    <w:rsid w:val="0007539D"/>
    <w:rsid w:val="000B148F"/>
    <w:rsid w:val="000E7720"/>
    <w:rsid w:val="001831EF"/>
    <w:rsid w:val="001B12CB"/>
    <w:rsid w:val="0026546C"/>
    <w:rsid w:val="002D2B7B"/>
    <w:rsid w:val="003177F3"/>
    <w:rsid w:val="00322079"/>
    <w:rsid w:val="00397B81"/>
    <w:rsid w:val="00486773"/>
    <w:rsid w:val="005A12BE"/>
    <w:rsid w:val="00621D26"/>
    <w:rsid w:val="00792730"/>
    <w:rsid w:val="00847FC6"/>
    <w:rsid w:val="008A58F7"/>
    <w:rsid w:val="00991FC1"/>
    <w:rsid w:val="009C3ABE"/>
    <w:rsid w:val="009E487A"/>
    <w:rsid w:val="00A62AF3"/>
    <w:rsid w:val="00B53228"/>
    <w:rsid w:val="00C94CC5"/>
    <w:rsid w:val="00CA4B4E"/>
    <w:rsid w:val="00D024AD"/>
    <w:rsid w:val="00D47815"/>
    <w:rsid w:val="00DE0662"/>
    <w:rsid w:val="00E61114"/>
    <w:rsid w:val="00E64EF0"/>
    <w:rsid w:val="00E67977"/>
    <w:rsid w:val="00E755AC"/>
    <w:rsid w:val="00EB5DE2"/>
    <w:rsid w:val="00EF1F4C"/>
    <w:rsid w:val="00F05C92"/>
    <w:rsid w:val="00F20517"/>
    <w:rsid w:val="00F977EA"/>
    <w:rsid w:val="00FE6524"/>
    <w:rsid w:val="00FF03C1"/>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E48F"/>
  <w15:docId w15:val="{0982A847-49A5-F64D-BB77-572E8250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s-AR" w:eastAsia="es-A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right="4"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line="259" w:lineRule="auto"/>
      <w:ind w:left="10" w:right="4" w:hanging="10"/>
      <w:jc w:val="center"/>
      <w:outlineLvl w:val="0"/>
    </w:pPr>
    <w:rPr>
      <w:rFonts w:ascii="Arial" w:eastAsia="Arial" w:hAnsi="Arial" w:cs="Arial"/>
      <w:b/>
      <w:bCs/>
      <w:color w:val="000000"/>
      <w:sz w:val="24"/>
      <w:szCs w:val="24"/>
    </w:rPr>
  </w:style>
  <w:style w:type="paragraph" w:styleId="Heading2">
    <w:name w:val="heading 2"/>
    <w:next w:val="Normal"/>
    <w:uiPriority w:val="9"/>
    <w:qFormat/>
    <w:pPr>
      <w:keepNext/>
      <w:keepLines/>
      <w:spacing w:line="259" w:lineRule="auto"/>
      <w:ind w:left="10" w:right="4" w:hanging="10"/>
      <w:jc w:val="center"/>
      <w:outlineLvl w:val="1"/>
    </w:pPr>
    <w:rPr>
      <w:rFonts w:ascii="Arial" w:eastAsia="Arial" w:hAnsi="Arial" w:cs="Arial"/>
      <w:b/>
      <w:bCs/>
      <w:color w:val="000000"/>
      <w:sz w:val="24"/>
      <w:szCs w:val="24"/>
    </w:rPr>
  </w:style>
  <w:style w:type="paragraph" w:styleId="Heading3">
    <w:name w:val="heading 3"/>
    <w:next w:val="Normal"/>
    <w:uiPriority w:val="9"/>
    <w:qFormat/>
    <w:pPr>
      <w:keepNext/>
      <w:keepLines/>
      <w:spacing w:line="259" w:lineRule="auto"/>
      <w:ind w:left="10" w:right="4" w:hanging="10"/>
      <w:jc w:val="center"/>
      <w:outlineLvl w:val="2"/>
    </w:pPr>
    <w:rPr>
      <w:rFonts w:ascii="Arial" w:eastAsia="Arial" w:hAnsi="Arial" w:cs="Arial"/>
      <w:b/>
      <w:bCs/>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Arial" w:eastAsia="Arial" w:hAnsi="Arial" w:cs="Arial"/>
      <w:b/>
      <w:bCs/>
      <w:color w:val="000000"/>
      <w:sz w:val="24"/>
      <w:szCs w:val="24"/>
    </w:rPr>
  </w:style>
  <w:style w:type="character" w:styleId="CommentReference">
    <w:name w:val="annotation reference"/>
    <w:basedOn w:val="DefaultParagraphFont"/>
    <w:uiPriority w:val="99"/>
    <w:semiHidden/>
    <w:unhideWhenUsed/>
    <w:qFormat/>
    <w:rsid w:val="00327CE9"/>
    <w:rPr>
      <w:sz w:val="16"/>
      <w:szCs w:val="16"/>
    </w:rPr>
  </w:style>
  <w:style w:type="character" w:customStyle="1" w:styleId="CommentTextChar">
    <w:name w:val="Comment Text Char"/>
    <w:basedOn w:val="DefaultParagraphFont"/>
    <w:link w:val="CommentText"/>
    <w:uiPriority w:val="99"/>
    <w:qFormat/>
    <w:rsid w:val="00327CE9"/>
    <w:rPr>
      <w:rFonts w:ascii="Arial" w:eastAsia="Arial" w:hAnsi="Arial" w:cs="Arial"/>
      <w:color w:val="000000"/>
      <w:sz w:val="20"/>
      <w:szCs w:val="20"/>
    </w:rPr>
  </w:style>
  <w:style w:type="character" w:customStyle="1" w:styleId="CommentSubjectChar">
    <w:name w:val="Comment Subject Char"/>
    <w:basedOn w:val="CommentTextChar"/>
    <w:link w:val="CommentSubject"/>
    <w:uiPriority w:val="99"/>
    <w:semiHidden/>
    <w:qFormat/>
    <w:rsid w:val="00327CE9"/>
    <w:rPr>
      <w:rFonts w:ascii="Arial" w:eastAsia="Arial" w:hAnsi="Arial" w:cs="Arial"/>
      <w:b/>
      <w:bCs/>
      <w:color w:val="000000"/>
      <w:sz w:val="20"/>
      <w:szCs w:val="20"/>
    </w:rPr>
  </w:style>
  <w:style w:type="character" w:customStyle="1" w:styleId="BodyTextChar">
    <w:name w:val="Body Text Char"/>
    <w:basedOn w:val="DefaultParagraphFont"/>
    <w:link w:val="BodyText"/>
    <w:uiPriority w:val="99"/>
    <w:semiHidden/>
    <w:qFormat/>
    <w:rsid w:val="006F26A3"/>
    <w:rPr>
      <w:rFonts w:ascii="Arial" w:eastAsia="Arial" w:hAnsi="Arial" w:cs="Arial"/>
      <w:color w:val="00000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semiHidden/>
    <w:unhideWhenUsed/>
    <w:rsid w:val="006F26A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8E682D"/>
    <w:pPr>
      <w:ind w:left="720"/>
      <w:contextualSpacing/>
    </w:pPr>
  </w:style>
  <w:style w:type="paragraph" w:styleId="Revision">
    <w:name w:val="Revision"/>
    <w:uiPriority w:val="99"/>
    <w:semiHidden/>
    <w:qFormat/>
    <w:rsid w:val="008E682D"/>
    <w:rPr>
      <w:rFonts w:ascii="Arial" w:eastAsia="Arial" w:hAnsi="Arial" w:cs="Arial"/>
      <w:color w:val="000000"/>
      <w:sz w:val="28"/>
    </w:rPr>
  </w:style>
  <w:style w:type="paragraph" w:styleId="CommentText">
    <w:name w:val="annotation text"/>
    <w:basedOn w:val="Normal"/>
    <w:link w:val="CommentTextChar"/>
    <w:uiPriority w:val="99"/>
    <w:unhideWhenUsed/>
    <w:rsid w:val="00327CE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327CE9"/>
    <w:rPr>
      <w:b/>
      <w:bCs/>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4D460-21E6-3546-A57C-2C0698CB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25</Pages>
  <Words>2421</Words>
  <Characters>76176</Characters>
  <Application>Microsoft Office Word</Application>
  <DocSecurity>0</DocSecurity>
  <Lines>1692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Hilarion Del Olmo</dc:creator>
  <cp:keywords/>
  <dc:description/>
  <cp:lastModifiedBy>Hilarion Del Olmo</cp:lastModifiedBy>
  <cp:revision>3</cp:revision>
  <dcterms:created xsi:type="dcterms:W3CDTF">2026-08-17T04:38:00Z</dcterms:created>
  <dcterms:modified xsi:type="dcterms:W3CDTF">2026-08-17T05:12:00Z</dcterms:modified>
  <cp:category/>
  <dc:language>en-US</dc:language>
</cp:coreProperties>
</file>